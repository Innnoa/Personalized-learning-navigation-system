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E02C5C" w14:textId="2E5EF7F9" w:rsidR="00C85A79" w:rsidRDefault="00C85A79" w:rsidP="00903D33">
      <w:pPr>
        <w:tabs>
          <w:tab w:val="left" w:pos="690"/>
          <w:tab w:val="left" w:pos="3982"/>
        </w:tabs>
        <w:snapToGrid w:val="0"/>
      </w:pPr>
    </w:p>
    <w:p w14:paraId="78127DB1" w14:textId="359F3A0F" w:rsidR="00C85A79" w:rsidRDefault="0043428C" w:rsidP="00903D33">
      <w:pPr>
        <w:snapToGrid w:val="0"/>
        <w:jc w:val="center"/>
        <w:rPr>
          <w:rFonts w:ascii="黑体" w:eastAsia="黑体" w:hAnsi="黑体"/>
          <w:b/>
          <w:sz w:val="48"/>
          <w:szCs w:val="48"/>
        </w:rPr>
      </w:pPr>
      <w:r>
        <w:rPr>
          <w:rFonts w:ascii="黑体" w:eastAsia="黑体" w:hAnsi="黑体" w:hint="eastAsia"/>
          <w:b/>
          <w:sz w:val="48"/>
          <w:szCs w:val="48"/>
        </w:rPr>
        <w:t>沈阳建筑大学本科毕业设计</w:t>
      </w:r>
    </w:p>
    <w:p w14:paraId="786CD8F2" w14:textId="61B96AE4" w:rsidR="00C85A79" w:rsidRDefault="00C85A79" w:rsidP="00903D33">
      <w:pPr>
        <w:snapToGrid w:val="0"/>
      </w:pPr>
    </w:p>
    <w:p w14:paraId="02CBC09E" w14:textId="77777777" w:rsidR="00C85A79" w:rsidRDefault="00C85A79" w:rsidP="00903D33">
      <w:pPr>
        <w:snapToGrid w:val="0"/>
      </w:pPr>
    </w:p>
    <w:p w14:paraId="1F15B742" w14:textId="0030E085" w:rsidR="00271624" w:rsidRDefault="00271624" w:rsidP="00903D33">
      <w:pPr>
        <w:tabs>
          <w:tab w:val="clear" w:pos="377"/>
        </w:tabs>
        <w:snapToGrid w:val="0"/>
        <w:ind w:leftChars="-97" w:left="-233" w:rightChars="-55" w:right="-132"/>
        <w:jc w:val="center"/>
        <w:rPr>
          <w:rFonts w:ascii="华文细黑" w:eastAsia="华文细黑" w:hAnsi="华文细黑"/>
          <w:b/>
          <w:sz w:val="44"/>
          <w:szCs w:val="44"/>
          <w:lang w:bidi="en-US"/>
        </w:rPr>
      </w:pPr>
      <w:r w:rsidRPr="00271624">
        <w:rPr>
          <w:rFonts w:ascii="华文细黑" w:eastAsia="华文细黑" w:hAnsi="华文细黑"/>
          <w:b/>
          <w:sz w:val="44"/>
          <w:szCs w:val="44"/>
          <w:lang w:bidi="en-US"/>
        </w:rPr>
        <w:t>基于路径规划算法的自主学习导航系统的设计与实现</w:t>
      </w:r>
    </w:p>
    <w:p w14:paraId="3802A53F" w14:textId="49FDFCA6" w:rsidR="00C85A79" w:rsidRDefault="00271624" w:rsidP="00903D33">
      <w:pPr>
        <w:snapToGrid w:val="0"/>
        <w:jc w:val="center"/>
      </w:pPr>
      <w:r w:rsidRPr="00271624">
        <w:rPr>
          <w:b/>
          <w:color w:val="000000"/>
          <w:sz w:val="32"/>
          <w:szCs w:val="32"/>
        </w:rPr>
        <w:t>Design and Implementation of an Autonomous Learning Navigation System Based on Path Planning Algorithm</w:t>
      </w:r>
    </w:p>
    <w:p w14:paraId="588A37D4" w14:textId="026ACE8E" w:rsidR="00C85A79" w:rsidRDefault="00C85A79" w:rsidP="00903D33">
      <w:pPr>
        <w:snapToGrid w:val="0"/>
      </w:pPr>
    </w:p>
    <w:p w14:paraId="2D8C197B" w14:textId="77777777" w:rsidR="00C85A79" w:rsidRDefault="00C85A79" w:rsidP="00903D33">
      <w:pPr>
        <w:snapToGrid w:val="0"/>
      </w:pPr>
    </w:p>
    <w:p w14:paraId="1B81A251" w14:textId="77777777" w:rsidR="003E7F20" w:rsidRDefault="003E7F20" w:rsidP="00903D33">
      <w:pPr>
        <w:snapToGrid w:val="0"/>
      </w:pPr>
    </w:p>
    <w:p w14:paraId="285514CE" w14:textId="77777777" w:rsidR="003E7F20" w:rsidRDefault="003E7F20" w:rsidP="00903D33">
      <w:pPr>
        <w:snapToGrid w:val="0"/>
      </w:pPr>
    </w:p>
    <w:p w14:paraId="72BA4A90" w14:textId="7E4816A0" w:rsidR="00C85A79" w:rsidRPr="00271624" w:rsidRDefault="0043428C" w:rsidP="00903D33">
      <w:pPr>
        <w:snapToGrid w:val="0"/>
        <w:spacing w:line="360" w:lineRule="auto"/>
        <w:ind w:firstLineChars="700" w:firstLine="2100"/>
        <w:rPr>
          <w:rFonts w:ascii="宋体" w:hAnsi="宋体"/>
          <w:sz w:val="30"/>
          <w:szCs w:val="30"/>
          <w:u w:val="single"/>
        </w:rPr>
      </w:pPr>
      <w:r w:rsidRPr="006A5263">
        <w:rPr>
          <w:rFonts w:ascii="宋体" w:hAnsi="宋体" w:hint="eastAsia"/>
          <w:color w:val="000000"/>
          <w:sz w:val="30"/>
          <w:szCs w:val="30"/>
        </w:rPr>
        <w:t>学       院：</w:t>
      </w:r>
      <w:r w:rsidRPr="00271624">
        <w:rPr>
          <w:rFonts w:ascii="宋体" w:hAnsi="宋体" w:hint="eastAsia"/>
          <w:sz w:val="30"/>
          <w:szCs w:val="30"/>
          <w:u w:val="single"/>
        </w:rPr>
        <w:t xml:space="preserve">   </w:t>
      </w:r>
      <w:r w:rsidR="00271624" w:rsidRPr="00271624">
        <w:rPr>
          <w:rFonts w:ascii="宋体" w:hAnsi="宋体" w:hint="eastAsia"/>
          <w:sz w:val="30"/>
          <w:szCs w:val="30"/>
          <w:u w:val="single"/>
        </w:rPr>
        <w:t>计算机科学与工程学院</w:t>
      </w:r>
      <w:r w:rsidRPr="00271624">
        <w:rPr>
          <w:rFonts w:ascii="宋体" w:hAnsi="宋体" w:hint="eastAsia"/>
          <w:sz w:val="30"/>
          <w:szCs w:val="30"/>
          <w:u w:val="single"/>
        </w:rPr>
        <w:t xml:space="preserve">   </w:t>
      </w:r>
    </w:p>
    <w:p w14:paraId="6FCB7012" w14:textId="484B939E" w:rsidR="00C85A79" w:rsidRPr="00271624" w:rsidRDefault="0043428C" w:rsidP="00903D33">
      <w:pPr>
        <w:snapToGrid w:val="0"/>
        <w:spacing w:line="360" w:lineRule="auto"/>
        <w:ind w:firstLineChars="700" w:firstLine="2100"/>
        <w:rPr>
          <w:rFonts w:ascii="宋体" w:hAnsi="宋体"/>
          <w:sz w:val="30"/>
          <w:szCs w:val="30"/>
          <w:u w:val="single"/>
        </w:rPr>
      </w:pPr>
      <w:r w:rsidRPr="006A5263">
        <w:rPr>
          <w:rFonts w:ascii="宋体" w:hAnsi="宋体" w:hint="eastAsia"/>
          <w:color w:val="000000"/>
          <w:sz w:val="30"/>
          <w:szCs w:val="30"/>
        </w:rPr>
        <w:t>专       业：</w:t>
      </w:r>
      <w:r w:rsidRPr="00271624">
        <w:rPr>
          <w:rFonts w:ascii="宋体" w:hAnsi="宋体" w:hint="eastAsia"/>
          <w:sz w:val="30"/>
          <w:szCs w:val="30"/>
          <w:u w:val="single"/>
        </w:rPr>
        <w:t xml:space="preserve">     </w:t>
      </w:r>
      <w:r w:rsidR="00271624" w:rsidRPr="00271624">
        <w:rPr>
          <w:rFonts w:ascii="宋体" w:hAnsi="宋体" w:hint="eastAsia"/>
          <w:sz w:val="30"/>
          <w:szCs w:val="30"/>
          <w:u w:val="single"/>
        </w:rPr>
        <w:t>计算机科学与技术</w:t>
      </w:r>
      <w:r w:rsidRPr="00271624">
        <w:rPr>
          <w:rFonts w:ascii="宋体" w:hAnsi="宋体" w:hint="eastAsia"/>
          <w:sz w:val="30"/>
          <w:szCs w:val="30"/>
          <w:u w:val="single"/>
        </w:rPr>
        <w:t xml:space="preserve">     </w:t>
      </w:r>
    </w:p>
    <w:p w14:paraId="6A9742D2" w14:textId="166AEF5D" w:rsidR="00C85A79" w:rsidRPr="00271624" w:rsidRDefault="0043428C" w:rsidP="00903D33">
      <w:pPr>
        <w:snapToGrid w:val="0"/>
        <w:spacing w:line="360" w:lineRule="auto"/>
        <w:ind w:firstLineChars="700" w:firstLine="2100"/>
        <w:rPr>
          <w:rFonts w:ascii="宋体" w:hAnsi="宋体"/>
          <w:sz w:val="30"/>
          <w:szCs w:val="30"/>
          <w:u w:val="single"/>
        </w:rPr>
      </w:pPr>
      <w:r w:rsidRPr="006A5263">
        <w:rPr>
          <w:rFonts w:ascii="宋体" w:hAnsi="宋体" w:hint="eastAsia"/>
          <w:color w:val="000000"/>
          <w:sz w:val="30"/>
          <w:szCs w:val="30"/>
        </w:rPr>
        <w:t>学 生 姓 名：</w:t>
      </w:r>
      <w:r w:rsidRPr="00271624">
        <w:rPr>
          <w:rFonts w:ascii="宋体" w:hAnsi="宋体" w:hint="eastAsia"/>
          <w:sz w:val="30"/>
          <w:szCs w:val="30"/>
          <w:u w:val="single"/>
        </w:rPr>
        <w:t xml:space="preserve">          </w:t>
      </w:r>
      <w:r w:rsidR="00271624">
        <w:rPr>
          <w:rFonts w:ascii="宋体" w:hAnsi="宋体" w:hint="eastAsia"/>
          <w:sz w:val="30"/>
          <w:szCs w:val="30"/>
          <w:u w:val="single"/>
        </w:rPr>
        <w:t>黄智嘉</w:t>
      </w:r>
      <w:r w:rsidRPr="00271624">
        <w:rPr>
          <w:rFonts w:ascii="宋体" w:hAnsi="宋体" w:hint="eastAsia"/>
          <w:sz w:val="30"/>
          <w:szCs w:val="30"/>
          <w:u w:val="single"/>
        </w:rPr>
        <w:t xml:space="preserve">          </w:t>
      </w:r>
    </w:p>
    <w:p w14:paraId="47EB5BDD" w14:textId="1F6D89E5" w:rsidR="00C85A79" w:rsidRPr="00271624" w:rsidRDefault="0043428C" w:rsidP="00903D33">
      <w:pPr>
        <w:snapToGrid w:val="0"/>
        <w:spacing w:line="360" w:lineRule="auto"/>
        <w:ind w:firstLineChars="700" w:firstLine="2100"/>
        <w:rPr>
          <w:rFonts w:ascii="宋体" w:hAnsi="宋体"/>
          <w:sz w:val="30"/>
          <w:szCs w:val="30"/>
          <w:u w:val="single"/>
        </w:rPr>
      </w:pPr>
      <w:r w:rsidRPr="006A5263">
        <w:rPr>
          <w:rFonts w:ascii="宋体" w:hAnsi="宋体" w:hint="eastAsia"/>
          <w:color w:val="000000"/>
          <w:sz w:val="30"/>
          <w:szCs w:val="30"/>
        </w:rPr>
        <w:t>学       号：</w:t>
      </w:r>
      <w:r w:rsidRPr="00271624">
        <w:rPr>
          <w:rFonts w:ascii="宋体" w:hAnsi="宋体" w:hint="eastAsia"/>
          <w:sz w:val="30"/>
          <w:szCs w:val="30"/>
          <w:u w:val="single"/>
        </w:rPr>
        <w:t xml:space="preserve">        </w:t>
      </w:r>
      <w:r w:rsidR="00271624">
        <w:rPr>
          <w:rFonts w:ascii="宋体" w:hAnsi="宋体" w:hint="eastAsia"/>
          <w:sz w:val="30"/>
          <w:szCs w:val="30"/>
          <w:u w:val="single"/>
        </w:rPr>
        <w:t>2211410128</w:t>
      </w:r>
      <w:r w:rsidRPr="00271624">
        <w:rPr>
          <w:rFonts w:ascii="宋体" w:hAnsi="宋体" w:hint="eastAsia"/>
          <w:sz w:val="30"/>
          <w:szCs w:val="30"/>
          <w:u w:val="single"/>
        </w:rPr>
        <w:t xml:space="preserve">        </w:t>
      </w:r>
    </w:p>
    <w:p w14:paraId="2B300481" w14:textId="2E5BB7F5" w:rsidR="00C85A79" w:rsidRPr="00271624" w:rsidRDefault="0043428C" w:rsidP="00903D33">
      <w:pPr>
        <w:snapToGrid w:val="0"/>
        <w:spacing w:line="360" w:lineRule="auto"/>
        <w:ind w:firstLineChars="700" w:firstLine="2100"/>
        <w:rPr>
          <w:rFonts w:ascii="宋体" w:hAnsi="宋体"/>
          <w:sz w:val="30"/>
          <w:szCs w:val="30"/>
          <w:u w:val="single"/>
        </w:rPr>
      </w:pPr>
      <w:r w:rsidRPr="006A5263">
        <w:rPr>
          <w:rFonts w:ascii="宋体" w:hAnsi="宋体" w:hint="eastAsia"/>
          <w:color w:val="000000"/>
          <w:sz w:val="30"/>
          <w:szCs w:val="30"/>
        </w:rPr>
        <w:t>指 导 教 师：</w:t>
      </w:r>
      <w:r w:rsidRPr="00271624">
        <w:rPr>
          <w:rFonts w:ascii="宋体" w:hAnsi="宋体" w:hint="eastAsia"/>
          <w:sz w:val="30"/>
          <w:szCs w:val="30"/>
          <w:u w:val="single"/>
        </w:rPr>
        <w:t xml:space="preserve">        </w:t>
      </w:r>
      <w:r w:rsidR="00271624">
        <w:rPr>
          <w:rFonts w:ascii="宋体" w:hAnsi="宋体" w:hint="eastAsia"/>
          <w:sz w:val="30"/>
          <w:szCs w:val="30"/>
          <w:u w:val="single"/>
        </w:rPr>
        <w:t>赵明 副教授</w:t>
      </w:r>
      <w:r w:rsidRPr="00271624">
        <w:rPr>
          <w:rFonts w:ascii="宋体" w:hAnsi="宋体" w:hint="eastAsia"/>
          <w:sz w:val="30"/>
          <w:szCs w:val="30"/>
          <w:u w:val="single"/>
        </w:rPr>
        <w:t xml:space="preserve">       </w:t>
      </w:r>
    </w:p>
    <w:p w14:paraId="6C298CD2" w14:textId="23E29A77" w:rsidR="00C85A79" w:rsidRPr="00271624" w:rsidRDefault="0043428C" w:rsidP="00903D33">
      <w:pPr>
        <w:snapToGrid w:val="0"/>
        <w:spacing w:line="360" w:lineRule="auto"/>
        <w:ind w:firstLineChars="700" w:firstLine="2100"/>
        <w:rPr>
          <w:rFonts w:ascii="宋体" w:hAnsi="宋体"/>
          <w:sz w:val="30"/>
          <w:szCs w:val="30"/>
          <w:u w:val="single"/>
        </w:rPr>
      </w:pPr>
      <w:r w:rsidRPr="00271624">
        <w:rPr>
          <w:rFonts w:ascii="宋体" w:hAnsi="宋体" w:hint="eastAsia"/>
          <w:sz w:val="30"/>
          <w:szCs w:val="30"/>
        </w:rPr>
        <w:t>评 阅 教 师：</w:t>
      </w:r>
      <w:r w:rsidRPr="00271624">
        <w:rPr>
          <w:rFonts w:ascii="宋体" w:hAnsi="宋体" w:hint="eastAsia"/>
          <w:sz w:val="30"/>
          <w:szCs w:val="30"/>
          <w:u w:val="single"/>
        </w:rPr>
        <w:t xml:space="preserve">                       </w:t>
      </w:r>
      <w:r w:rsidR="00271624">
        <w:rPr>
          <w:rFonts w:ascii="宋体" w:hAnsi="宋体" w:hint="eastAsia"/>
          <w:sz w:val="30"/>
          <w:szCs w:val="30"/>
          <w:u w:val="single"/>
        </w:rPr>
        <w:t xml:space="preserve">   </w:t>
      </w:r>
    </w:p>
    <w:p w14:paraId="110C4AD4" w14:textId="00279E97" w:rsidR="00C85A79" w:rsidRPr="00271624" w:rsidRDefault="0043428C" w:rsidP="00903D33">
      <w:pPr>
        <w:snapToGrid w:val="0"/>
        <w:spacing w:line="360" w:lineRule="auto"/>
        <w:ind w:firstLineChars="700" w:firstLine="2100"/>
        <w:rPr>
          <w:rFonts w:ascii="宋体" w:hAnsi="宋体"/>
          <w:sz w:val="30"/>
          <w:szCs w:val="30"/>
          <w:u w:val="single"/>
        </w:rPr>
      </w:pPr>
      <w:r w:rsidRPr="006A5263">
        <w:rPr>
          <w:rFonts w:ascii="宋体" w:hAnsi="宋体" w:hint="eastAsia"/>
          <w:color w:val="000000"/>
          <w:sz w:val="30"/>
          <w:szCs w:val="30"/>
        </w:rPr>
        <w:t>完 成 日 期：</w:t>
      </w:r>
      <w:r w:rsidRPr="00271624">
        <w:rPr>
          <w:rFonts w:ascii="宋体" w:hAnsi="宋体" w:hint="eastAsia"/>
          <w:sz w:val="30"/>
          <w:szCs w:val="30"/>
          <w:u w:val="single"/>
        </w:rPr>
        <w:t xml:space="preserve">    </w:t>
      </w:r>
      <w:r w:rsidR="00271624">
        <w:rPr>
          <w:rFonts w:ascii="宋体" w:hAnsi="宋体" w:hint="eastAsia"/>
          <w:sz w:val="30"/>
          <w:szCs w:val="30"/>
          <w:u w:val="single"/>
        </w:rPr>
        <w:t xml:space="preserve"> </w:t>
      </w:r>
      <w:r w:rsidRPr="00271624">
        <w:rPr>
          <w:rFonts w:ascii="宋体" w:hAnsi="宋体" w:hint="eastAsia"/>
          <w:sz w:val="30"/>
          <w:szCs w:val="30"/>
          <w:u w:val="single"/>
        </w:rPr>
        <w:t xml:space="preserve"> </w:t>
      </w:r>
      <w:r w:rsidR="00271624">
        <w:rPr>
          <w:rFonts w:ascii="宋体" w:hAnsi="宋体"/>
          <w:sz w:val="30"/>
          <w:szCs w:val="30"/>
          <w:u w:val="single"/>
        </w:rPr>
        <w:t>2026年5月25日</w:t>
      </w:r>
      <w:r w:rsidRPr="00271624">
        <w:rPr>
          <w:rFonts w:ascii="宋体" w:hAnsi="宋体" w:hint="eastAsia"/>
          <w:sz w:val="30"/>
          <w:szCs w:val="30"/>
          <w:u w:val="single"/>
        </w:rPr>
        <w:t xml:space="preserve">  </w:t>
      </w:r>
      <w:r w:rsidR="00271624">
        <w:rPr>
          <w:rFonts w:ascii="宋体" w:hAnsi="宋体" w:hint="eastAsia"/>
          <w:sz w:val="30"/>
          <w:szCs w:val="30"/>
          <w:u w:val="single"/>
        </w:rPr>
        <w:t xml:space="preserve"> </w:t>
      </w:r>
      <w:r w:rsidRPr="00271624">
        <w:rPr>
          <w:rFonts w:ascii="宋体" w:hAnsi="宋体" w:hint="eastAsia"/>
          <w:sz w:val="30"/>
          <w:szCs w:val="30"/>
          <w:u w:val="single"/>
        </w:rPr>
        <w:t xml:space="preserve">  </w:t>
      </w:r>
    </w:p>
    <w:p w14:paraId="0C5FBBB0" w14:textId="77777777" w:rsidR="00C85A79" w:rsidRDefault="00C85A79" w:rsidP="00903D33">
      <w:pPr>
        <w:snapToGrid w:val="0"/>
        <w:rPr>
          <w:rFonts w:ascii="华文行楷" w:eastAsia="华文行楷"/>
          <w:sz w:val="36"/>
          <w:szCs w:val="36"/>
        </w:rPr>
      </w:pPr>
    </w:p>
    <w:p w14:paraId="366BA30F" w14:textId="77777777" w:rsidR="00611FEA" w:rsidRDefault="00611FEA" w:rsidP="00903D33">
      <w:pPr>
        <w:snapToGrid w:val="0"/>
        <w:rPr>
          <w:rFonts w:ascii="华文行楷" w:eastAsia="华文行楷"/>
          <w:sz w:val="36"/>
          <w:szCs w:val="36"/>
        </w:rPr>
      </w:pPr>
    </w:p>
    <w:p w14:paraId="3C043D96" w14:textId="77777777" w:rsidR="00611FEA" w:rsidRDefault="00611FEA" w:rsidP="00903D33">
      <w:pPr>
        <w:snapToGrid w:val="0"/>
        <w:rPr>
          <w:rFonts w:ascii="华文行楷" w:eastAsia="华文行楷"/>
          <w:sz w:val="36"/>
          <w:szCs w:val="36"/>
        </w:rPr>
      </w:pPr>
    </w:p>
    <w:p w14:paraId="4FB0155F" w14:textId="77777777" w:rsidR="00C85A79" w:rsidRDefault="0043428C" w:rsidP="00903D33">
      <w:pPr>
        <w:snapToGrid w:val="0"/>
        <w:jc w:val="center"/>
        <w:rPr>
          <w:rFonts w:ascii="华文行楷" w:eastAsia="华文行楷"/>
          <w:sz w:val="36"/>
          <w:szCs w:val="36"/>
        </w:rPr>
      </w:pPr>
      <w:r>
        <w:rPr>
          <w:rFonts w:ascii="华文行楷" w:eastAsia="华文行楷" w:hint="eastAsia"/>
          <w:sz w:val="36"/>
          <w:szCs w:val="36"/>
        </w:rPr>
        <w:t>沈阳建筑大学</w:t>
      </w:r>
    </w:p>
    <w:p w14:paraId="12D0B9A9" w14:textId="060A0C37" w:rsidR="00C870B2" w:rsidRDefault="0043428C" w:rsidP="00C870B2">
      <w:pPr>
        <w:snapToGrid w:val="0"/>
        <w:spacing w:line="360" w:lineRule="auto"/>
        <w:jc w:val="center"/>
      </w:pPr>
      <w:r>
        <w:rPr>
          <w:rFonts w:hint="eastAsia"/>
        </w:rPr>
        <w:t xml:space="preserve">Shenyang </w:t>
      </w:r>
      <w:proofErr w:type="spellStart"/>
      <w:r>
        <w:rPr>
          <w:rFonts w:hint="eastAsia"/>
        </w:rPr>
        <w:t>Jianzhu</w:t>
      </w:r>
      <w:proofErr w:type="spellEnd"/>
      <w:r>
        <w:rPr>
          <w:rFonts w:hint="eastAsia"/>
        </w:rPr>
        <w:t xml:space="preserve"> University</w:t>
      </w:r>
    </w:p>
    <w:p w14:paraId="337B5A70" w14:textId="77777777" w:rsidR="00C85A79" w:rsidRDefault="00C85A79" w:rsidP="00903D33">
      <w:pPr>
        <w:snapToGrid w:val="0"/>
        <w:spacing w:line="360" w:lineRule="auto"/>
        <w:jc w:val="center"/>
        <w:sectPr w:rsidR="00C85A79">
          <w:headerReference w:type="default" r:id="rId8"/>
          <w:pgSz w:w="11906" w:h="16838"/>
          <w:pgMar w:top="1985" w:right="1418" w:bottom="1418" w:left="1418" w:header="1418" w:footer="1134" w:gutter="0"/>
          <w:cols w:space="720"/>
          <w:docGrid w:linePitch="326" w:charSpace="-2048"/>
        </w:sectPr>
      </w:pPr>
    </w:p>
    <w:p w14:paraId="1E495AF9" w14:textId="1A458AA4" w:rsidR="00C85A79" w:rsidRDefault="0043428C" w:rsidP="00903D33">
      <w:pPr>
        <w:snapToGrid w:val="0"/>
        <w:spacing w:after="220" w:line="360" w:lineRule="auto"/>
        <w:jc w:val="center"/>
        <w:rPr>
          <w:rFonts w:ascii="华文细黑" w:eastAsia="华文细黑" w:hAnsi="华文细黑"/>
          <w:b/>
          <w:color w:val="000000"/>
          <w:sz w:val="44"/>
          <w:szCs w:val="44"/>
        </w:rPr>
      </w:pPr>
      <w:bookmarkStart w:id="0" w:name="_Toc105579304"/>
      <w:r>
        <w:rPr>
          <w:rFonts w:ascii="华文细黑" w:eastAsia="华文细黑" w:hAnsi="华文细黑" w:hint="eastAsia"/>
          <w:b/>
          <w:color w:val="000000"/>
          <w:sz w:val="44"/>
          <w:szCs w:val="44"/>
        </w:rPr>
        <w:lastRenderedPageBreak/>
        <w:t>原创性声明</w:t>
      </w:r>
    </w:p>
    <w:p w14:paraId="7F33C597" w14:textId="7C177660" w:rsidR="00C85A79" w:rsidRDefault="0043428C" w:rsidP="00903D33">
      <w:pPr>
        <w:snapToGrid w:val="0"/>
        <w:ind w:firstLineChars="200" w:firstLine="600"/>
        <w:rPr>
          <w:rFonts w:ascii="宋体" w:hAnsi="宋体"/>
          <w:color w:val="000000"/>
          <w:sz w:val="30"/>
          <w:szCs w:val="30"/>
        </w:rPr>
      </w:pPr>
      <w:r>
        <w:rPr>
          <w:rFonts w:ascii="宋体" w:hAnsi="宋体" w:hint="eastAsia"/>
          <w:color w:val="000000"/>
          <w:sz w:val="30"/>
          <w:szCs w:val="30"/>
        </w:rPr>
        <w:t>本人郑重声明：本人所呈交的毕业设计，是在指导老师的指导下独立进行研究所取得的成果。毕业设计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00302879" w14:textId="77777777" w:rsidR="00C85A79" w:rsidRDefault="00C85A79" w:rsidP="00903D33">
      <w:pPr>
        <w:snapToGrid w:val="0"/>
        <w:rPr>
          <w:rFonts w:ascii="宋体" w:hAnsi="宋体"/>
          <w:color w:val="000000"/>
          <w:sz w:val="30"/>
          <w:szCs w:val="30"/>
        </w:rPr>
      </w:pPr>
    </w:p>
    <w:p w14:paraId="528D4BC0" w14:textId="77777777" w:rsidR="00C85A79" w:rsidRDefault="0043428C" w:rsidP="00903D33">
      <w:pPr>
        <w:snapToGrid w:val="0"/>
        <w:ind w:firstLineChars="200" w:firstLine="600"/>
        <w:rPr>
          <w:rFonts w:ascii="宋体" w:hAnsi="宋体"/>
          <w:color w:val="000000"/>
          <w:sz w:val="30"/>
          <w:szCs w:val="30"/>
        </w:rPr>
      </w:pPr>
      <w:r>
        <w:rPr>
          <w:rFonts w:ascii="宋体" w:hAnsi="宋体" w:hint="eastAsia"/>
          <w:color w:val="000000"/>
          <w:sz w:val="30"/>
          <w:szCs w:val="30"/>
        </w:rPr>
        <w:t>本声明的法律责任由本人承担。</w:t>
      </w:r>
    </w:p>
    <w:p w14:paraId="119FDB86" w14:textId="77777777" w:rsidR="00C85A79" w:rsidRDefault="00C85A79" w:rsidP="00903D33">
      <w:pPr>
        <w:snapToGrid w:val="0"/>
        <w:rPr>
          <w:rFonts w:ascii="宋体" w:hAnsi="宋体"/>
          <w:color w:val="000000"/>
          <w:sz w:val="30"/>
          <w:szCs w:val="30"/>
        </w:rPr>
      </w:pPr>
    </w:p>
    <w:p w14:paraId="3CB54C37" w14:textId="77777777" w:rsidR="00C85A79" w:rsidRDefault="00C85A79" w:rsidP="00903D33">
      <w:pPr>
        <w:snapToGrid w:val="0"/>
        <w:rPr>
          <w:rFonts w:ascii="宋体" w:hAnsi="宋体"/>
          <w:color w:val="000000"/>
          <w:sz w:val="30"/>
          <w:szCs w:val="30"/>
        </w:rPr>
      </w:pPr>
    </w:p>
    <w:p w14:paraId="1239BE16" w14:textId="4CE6231C" w:rsidR="00C85A79" w:rsidRDefault="0043428C" w:rsidP="00903D33">
      <w:pPr>
        <w:snapToGrid w:val="0"/>
        <w:rPr>
          <w:rFonts w:ascii="宋体" w:hAnsi="宋体"/>
          <w:color w:val="000000"/>
          <w:sz w:val="30"/>
          <w:szCs w:val="30"/>
        </w:rPr>
      </w:pPr>
      <w:r>
        <w:rPr>
          <w:rFonts w:ascii="宋体" w:hAnsi="宋体" w:hint="eastAsia"/>
          <w:color w:val="000000"/>
          <w:sz w:val="30"/>
          <w:szCs w:val="30"/>
        </w:rPr>
        <w:t>作者签名：</w:t>
      </w:r>
      <w:r w:rsidRPr="00B23B01">
        <w:rPr>
          <w:rFonts w:ascii="宋体" w:hAnsi="宋体" w:hint="eastAsia"/>
          <w:color w:val="000000"/>
          <w:sz w:val="30"/>
          <w:szCs w:val="30"/>
        </w:rPr>
        <w:t xml:space="preserve">     </w:t>
      </w:r>
      <w:r w:rsidR="00531535">
        <w:rPr>
          <w:noProof/>
        </w:rPr>
        <w:drawing>
          <wp:inline distT="0" distB="0" distL="0" distR="0" wp14:anchorId="32E934B1" wp14:editId="37973980">
            <wp:extent cx="587375" cy="4603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noChangeArrowheads="1"/>
                    </pic:cNvPicPr>
                  </pic:nvPicPr>
                  <pic:blipFill>
                    <a:blip r:embed="rId9"/>
                    <a:stretch>
                      <a:fillRect/>
                    </a:stretch>
                  </pic:blipFill>
                  <pic:spPr bwMode="auto">
                    <a:xfrm>
                      <a:off x="0" y="0"/>
                      <a:ext cx="587375" cy="460375"/>
                    </a:xfrm>
                    <a:prstGeom prst="rect">
                      <a:avLst/>
                    </a:prstGeom>
                    <a:noFill/>
                  </pic:spPr>
                </pic:pic>
              </a:graphicData>
            </a:graphic>
          </wp:inline>
        </w:drawing>
      </w:r>
      <w:r w:rsidRPr="00B23B01">
        <w:rPr>
          <w:rFonts w:ascii="宋体" w:hAnsi="宋体" w:hint="eastAsia"/>
          <w:color w:val="000000"/>
          <w:sz w:val="30"/>
          <w:szCs w:val="30"/>
        </w:rPr>
        <w:t xml:space="preserve">        </w:t>
      </w:r>
      <w:r>
        <w:rPr>
          <w:rFonts w:ascii="宋体" w:hAnsi="宋体" w:hint="eastAsia"/>
          <w:color w:val="000000"/>
          <w:sz w:val="30"/>
          <w:szCs w:val="30"/>
        </w:rPr>
        <w:t>日</w:t>
      </w:r>
      <w:r w:rsidRPr="00B23B01">
        <w:rPr>
          <w:rFonts w:ascii="宋体" w:hAnsi="宋体" w:hint="eastAsia"/>
          <w:color w:val="000000"/>
          <w:sz w:val="30"/>
          <w:szCs w:val="30"/>
        </w:rPr>
        <w:t xml:space="preserve">  </w:t>
      </w:r>
      <w:r>
        <w:rPr>
          <w:rFonts w:ascii="宋体" w:hAnsi="宋体" w:hint="eastAsia"/>
          <w:color w:val="000000"/>
          <w:sz w:val="30"/>
          <w:szCs w:val="30"/>
        </w:rPr>
        <w:t>期：</w:t>
      </w:r>
      <w:r w:rsidR="00531535" w:rsidRPr="00FF3BDB">
        <w:rPr>
          <w:rFonts w:ascii="宋体" w:hAnsi="宋体" w:hint="eastAsia"/>
          <w:color w:val="000000"/>
          <w:sz w:val="30"/>
          <w:szCs w:val="30"/>
        </w:rPr>
        <w:t>2026</w:t>
      </w:r>
      <w:r w:rsidR="00531535">
        <w:rPr>
          <w:rFonts w:ascii="宋体" w:hAnsi="宋体" w:hint="eastAsia"/>
          <w:color w:val="000000"/>
          <w:sz w:val="30"/>
          <w:szCs w:val="30"/>
        </w:rPr>
        <w:t xml:space="preserve"> </w:t>
      </w:r>
      <w:r w:rsidR="00531535" w:rsidRPr="00FF3BDB">
        <w:rPr>
          <w:rFonts w:ascii="宋体" w:hAnsi="宋体" w:hint="eastAsia"/>
          <w:color w:val="000000"/>
          <w:sz w:val="30"/>
          <w:szCs w:val="30"/>
        </w:rPr>
        <w:t>年</w:t>
      </w:r>
      <w:r w:rsidR="00531535">
        <w:rPr>
          <w:rFonts w:ascii="宋体" w:hAnsi="宋体" w:hint="eastAsia"/>
          <w:color w:val="000000"/>
          <w:sz w:val="30"/>
          <w:szCs w:val="30"/>
        </w:rPr>
        <w:t xml:space="preserve"> </w:t>
      </w:r>
      <w:r w:rsidR="00531535" w:rsidRPr="00FF3BDB">
        <w:rPr>
          <w:rFonts w:ascii="宋体" w:hAnsi="宋体" w:hint="eastAsia"/>
          <w:color w:val="000000"/>
          <w:sz w:val="30"/>
          <w:szCs w:val="30"/>
        </w:rPr>
        <w:t>5</w:t>
      </w:r>
      <w:r w:rsidR="00531535">
        <w:rPr>
          <w:rFonts w:ascii="宋体" w:hAnsi="宋体" w:hint="eastAsia"/>
          <w:color w:val="000000"/>
          <w:sz w:val="30"/>
          <w:szCs w:val="30"/>
        </w:rPr>
        <w:t xml:space="preserve"> </w:t>
      </w:r>
      <w:r w:rsidR="00531535" w:rsidRPr="00FF3BDB">
        <w:rPr>
          <w:rFonts w:ascii="宋体" w:hAnsi="宋体" w:hint="eastAsia"/>
          <w:color w:val="000000"/>
          <w:sz w:val="30"/>
          <w:szCs w:val="30"/>
        </w:rPr>
        <w:t>月</w:t>
      </w:r>
      <w:r w:rsidR="00531535">
        <w:rPr>
          <w:rFonts w:ascii="宋体" w:hAnsi="宋体" w:hint="eastAsia"/>
          <w:color w:val="000000"/>
          <w:sz w:val="30"/>
          <w:szCs w:val="30"/>
        </w:rPr>
        <w:t xml:space="preserve"> 25 </w:t>
      </w:r>
      <w:r w:rsidR="00531535" w:rsidRPr="00FF3BDB">
        <w:rPr>
          <w:rFonts w:ascii="宋体" w:hAnsi="宋体" w:hint="eastAsia"/>
          <w:color w:val="000000"/>
          <w:sz w:val="30"/>
          <w:szCs w:val="30"/>
        </w:rPr>
        <w:t>日</w:t>
      </w:r>
    </w:p>
    <w:p w14:paraId="2187A742" w14:textId="1EB20C0B" w:rsidR="00C85A79" w:rsidRPr="00B23B01" w:rsidRDefault="00531535" w:rsidP="00903D33">
      <w:pPr>
        <w:snapToGrid w:val="0"/>
        <w:rPr>
          <w:sz w:val="30"/>
          <w:szCs w:val="30"/>
        </w:rPr>
      </w:pPr>
      <w:r w:rsidRPr="00B23B01">
        <w:rPr>
          <w:sz w:val="30"/>
          <w:szCs w:val="30"/>
        </w:rPr>
        <w:br w:type="page"/>
      </w:r>
    </w:p>
    <w:p w14:paraId="6C28478C" w14:textId="77777777" w:rsidR="00C85A79" w:rsidRDefault="00C85A79" w:rsidP="00903D33">
      <w:pPr>
        <w:snapToGrid w:val="0"/>
      </w:pPr>
    </w:p>
    <w:p w14:paraId="604DA504" w14:textId="77777777" w:rsidR="00C85A79" w:rsidRDefault="0043428C" w:rsidP="00903D33">
      <w:pPr>
        <w:snapToGrid w:val="0"/>
        <w:spacing w:after="220" w:line="360" w:lineRule="auto"/>
        <w:jc w:val="center"/>
        <w:rPr>
          <w:rFonts w:ascii="华文细黑" w:eastAsia="华文细黑" w:hAnsi="华文细黑"/>
          <w:b/>
          <w:color w:val="000000"/>
          <w:sz w:val="44"/>
          <w:szCs w:val="44"/>
        </w:rPr>
      </w:pPr>
      <w:r>
        <w:rPr>
          <w:rFonts w:ascii="华文细黑" w:eastAsia="华文细黑" w:hAnsi="华文细黑" w:hint="eastAsia"/>
          <w:b/>
          <w:color w:val="000000"/>
          <w:sz w:val="44"/>
          <w:szCs w:val="44"/>
        </w:rPr>
        <w:t>关于使用授权的声明</w:t>
      </w:r>
    </w:p>
    <w:p w14:paraId="1DC07EAB" w14:textId="166CA5C4" w:rsidR="00C85A79" w:rsidRDefault="0043428C" w:rsidP="00903D33">
      <w:pPr>
        <w:snapToGrid w:val="0"/>
        <w:ind w:firstLineChars="200" w:firstLine="600"/>
        <w:rPr>
          <w:rFonts w:ascii="宋体" w:hAnsi="宋体"/>
          <w:color w:val="000000"/>
          <w:sz w:val="30"/>
          <w:szCs w:val="30"/>
        </w:rPr>
      </w:pPr>
      <w:r>
        <w:rPr>
          <w:rFonts w:ascii="宋体" w:hAnsi="宋体" w:hint="eastAsia"/>
          <w:color w:val="000000"/>
          <w:sz w:val="30"/>
          <w:szCs w:val="30"/>
        </w:rPr>
        <w:t>本人在指导老师指导下所完成的毕业设计及相关资料（包括图纸、试验记录、原始数据、实物照片、图片、录音带、设计手稿等），知识产权归属沈阳建筑大学。本人完全了解沈阳建筑大学有关保存、使用毕业设计的规定，本人授权沈阳建筑大学可以将本毕业设计的全部或部分内容编入有关数据库进行检索，可以采用任何复制手段保存和汇编本毕业设计。如果发表相关成果，一定征得指导教师同意，且第一署名单位为沈阳建筑大学。本人离校后使用该毕业设计或与该设计直接相关的学术论文或成果时，第一署名单位仍然为沈阳建筑大学。</w:t>
      </w:r>
    </w:p>
    <w:p w14:paraId="7CC83564" w14:textId="77777777" w:rsidR="00C85A79" w:rsidRDefault="00C85A79" w:rsidP="00903D33">
      <w:pPr>
        <w:snapToGrid w:val="0"/>
        <w:rPr>
          <w:rFonts w:ascii="宋体" w:hAnsi="宋体"/>
          <w:color w:val="000000"/>
          <w:sz w:val="30"/>
          <w:szCs w:val="30"/>
        </w:rPr>
      </w:pPr>
    </w:p>
    <w:p w14:paraId="27B54447" w14:textId="77777777" w:rsidR="00C85A79" w:rsidRDefault="00C85A79" w:rsidP="00903D33">
      <w:pPr>
        <w:snapToGrid w:val="0"/>
        <w:rPr>
          <w:rFonts w:ascii="宋体" w:hAnsi="宋体"/>
          <w:color w:val="000000"/>
          <w:sz w:val="30"/>
          <w:szCs w:val="30"/>
        </w:rPr>
      </w:pPr>
    </w:p>
    <w:p w14:paraId="70091083" w14:textId="77777777" w:rsidR="00C85A79" w:rsidRDefault="0043428C" w:rsidP="00903D33">
      <w:pPr>
        <w:snapToGrid w:val="0"/>
        <w:rPr>
          <w:rFonts w:ascii="宋体" w:hAnsi="宋体"/>
          <w:color w:val="000000"/>
          <w:sz w:val="30"/>
          <w:szCs w:val="30"/>
        </w:rPr>
      </w:pPr>
      <w:r>
        <w:rPr>
          <w:rFonts w:ascii="宋体" w:hAnsi="宋体" w:hint="eastAsia"/>
          <w:color w:val="000000"/>
          <w:sz w:val="30"/>
          <w:szCs w:val="30"/>
        </w:rPr>
        <w:t>论文作者签名：</w:t>
      </w:r>
      <w:r w:rsidRPr="00C870B2">
        <w:rPr>
          <w:rFonts w:ascii="宋体" w:hAnsi="宋体" w:hint="eastAsia"/>
          <w:color w:val="000000"/>
          <w:sz w:val="30"/>
          <w:szCs w:val="30"/>
        </w:rPr>
        <w:t xml:space="preserve">                  </w:t>
      </w:r>
      <w:r>
        <w:rPr>
          <w:rFonts w:ascii="宋体" w:hAnsi="宋体" w:hint="eastAsia"/>
          <w:color w:val="000000"/>
          <w:sz w:val="30"/>
          <w:szCs w:val="30"/>
        </w:rPr>
        <w:t>日</w:t>
      </w:r>
      <w:r w:rsidRPr="00C870B2">
        <w:rPr>
          <w:rFonts w:ascii="宋体" w:hAnsi="宋体" w:hint="eastAsia"/>
          <w:color w:val="000000"/>
          <w:sz w:val="30"/>
          <w:szCs w:val="30"/>
        </w:rPr>
        <w:t xml:space="preserve">  </w:t>
      </w:r>
      <w:r>
        <w:rPr>
          <w:rFonts w:ascii="宋体" w:hAnsi="宋体" w:hint="eastAsia"/>
          <w:color w:val="000000"/>
          <w:sz w:val="30"/>
          <w:szCs w:val="30"/>
        </w:rPr>
        <w:t>期：</w:t>
      </w:r>
      <w:r w:rsidRPr="00C870B2">
        <w:rPr>
          <w:rFonts w:ascii="宋体" w:hAnsi="宋体" w:hint="eastAsia"/>
          <w:color w:val="000000"/>
          <w:sz w:val="30"/>
          <w:szCs w:val="30"/>
        </w:rPr>
        <w:t xml:space="preserve">                </w:t>
      </w:r>
    </w:p>
    <w:p w14:paraId="03E54A25" w14:textId="61200447" w:rsidR="00C85A79" w:rsidRPr="007A782D" w:rsidRDefault="0043428C" w:rsidP="00903D33">
      <w:pPr>
        <w:snapToGrid w:val="0"/>
        <w:rPr>
          <w:rFonts w:ascii="宋体" w:hAnsi="宋体"/>
          <w:color w:val="000000"/>
          <w:sz w:val="30"/>
          <w:szCs w:val="30"/>
        </w:rPr>
      </w:pPr>
      <w:r>
        <w:rPr>
          <w:rFonts w:ascii="宋体" w:hAnsi="宋体" w:hint="eastAsia"/>
          <w:color w:val="000000"/>
          <w:sz w:val="30"/>
          <w:szCs w:val="30"/>
        </w:rPr>
        <w:t>指导老师签名：</w:t>
      </w:r>
      <w:r w:rsidRPr="00C870B2">
        <w:rPr>
          <w:rFonts w:ascii="宋体" w:hAnsi="宋体" w:hint="eastAsia"/>
          <w:color w:val="000000"/>
          <w:sz w:val="30"/>
          <w:szCs w:val="30"/>
        </w:rPr>
        <w:t xml:space="preserve">                  </w:t>
      </w:r>
      <w:r>
        <w:rPr>
          <w:rFonts w:ascii="宋体" w:hAnsi="宋体" w:hint="eastAsia"/>
          <w:color w:val="000000"/>
          <w:sz w:val="30"/>
          <w:szCs w:val="30"/>
        </w:rPr>
        <w:t>日</w:t>
      </w:r>
      <w:r w:rsidRPr="00C870B2">
        <w:rPr>
          <w:rFonts w:ascii="宋体" w:hAnsi="宋体" w:hint="eastAsia"/>
          <w:color w:val="000000"/>
          <w:sz w:val="30"/>
          <w:szCs w:val="30"/>
        </w:rPr>
        <w:t xml:space="preserve">  </w:t>
      </w:r>
      <w:r>
        <w:rPr>
          <w:rFonts w:ascii="宋体" w:hAnsi="宋体" w:hint="eastAsia"/>
          <w:color w:val="000000"/>
          <w:sz w:val="30"/>
          <w:szCs w:val="30"/>
        </w:rPr>
        <w:t>期：</w:t>
      </w:r>
      <w:r w:rsidRPr="00C870B2">
        <w:rPr>
          <w:rFonts w:ascii="宋体" w:hAnsi="宋体" w:hint="eastAsia"/>
          <w:color w:val="000000"/>
          <w:sz w:val="30"/>
          <w:szCs w:val="30"/>
        </w:rPr>
        <w:t xml:space="preserve">                </w:t>
      </w:r>
    </w:p>
    <w:p w14:paraId="51B4359E" w14:textId="77777777" w:rsidR="00C85A79" w:rsidRDefault="00C85A79" w:rsidP="00903D33">
      <w:pPr>
        <w:snapToGrid w:val="0"/>
        <w:spacing w:line="360" w:lineRule="auto"/>
      </w:pPr>
    </w:p>
    <w:p w14:paraId="33DE5B56" w14:textId="77777777" w:rsidR="007A782D" w:rsidRDefault="007A782D" w:rsidP="00903D33">
      <w:pPr>
        <w:snapToGrid w:val="0"/>
        <w:spacing w:line="360" w:lineRule="auto"/>
        <w:sectPr w:rsidR="007A782D">
          <w:headerReference w:type="default" r:id="rId10"/>
          <w:pgSz w:w="11906" w:h="16838"/>
          <w:pgMar w:top="1985" w:right="1418" w:bottom="1418" w:left="1418" w:header="1418" w:footer="1134" w:gutter="0"/>
          <w:cols w:space="720"/>
          <w:docGrid w:linePitch="326" w:charSpace="-2048"/>
        </w:sectPr>
      </w:pPr>
    </w:p>
    <w:p w14:paraId="7462BCCB" w14:textId="77777777" w:rsidR="00C85A79" w:rsidRPr="00012275" w:rsidRDefault="0043428C" w:rsidP="00903D33">
      <w:pPr>
        <w:pStyle w:val="1"/>
        <w:snapToGrid w:val="0"/>
        <w:jc w:val="center"/>
      </w:pPr>
      <w:bookmarkStart w:id="1" w:name="_Toc26710249"/>
      <w:bookmarkStart w:id="2" w:name="_Toc230618647"/>
      <w:r w:rsidRPr="00012275">
        <w:lastRenderedPageBreak/>
        <w:t>摘    要</w:t>
      </w:r>
      <w:bookmarkEnd w:id="0"/>
      <w:bookmarkEnd w:id="1"/>
      <w:bookmarkEnd w:id="2"/>
    </w:p>
    <w:p w14:paraId="0CC4171A" w14:textId="77777777" w:rsidR="00A93A2B" w:rsidRPr="00A93A2B" w:rsidRDefault="00A93A2B" w:rsidP="00903D33">
      <w:pPr>
        <w:snapToGrid w:val="0"/>
        <w:ind w:firstLineChars="200" w:firstLine="480"/>
        <w:rPr>
          <w:rFonts w:ascii="宋体" w:hAnsi="宋体"/>
        </w:rPr>
      </w:pPr>
      <w:commentRangeStart w:id="3"/>
      <w:r w:rsidRPr="00A93A2B">
        <w:rPr>
          <w:rFonts w:ascii="宋体" w:hAnsi="宋体" w:hint="eastAsia"/>
        </w:rPr>
        <w:t>随着在线学习资源越来越多，自主学习看起来比以前方便了，但真正学起来并不</w:t>
      </w:r>
      <w:proofErr w:type="gramStart"/>
      <w:r w:rsidRPr="00A93A2B">
        <w:rPr>
          <w:rFonts w:ascii="宋体" w:hAnsi="宋体" w:hint="eastAsia"/>
        </w:rPr>
        <w:t>一</w:t>
      </w:r>
      <w:proofErr w:type="gramEnd"/>
      <w:r w:rsidRPr="00A93A2B">
        <w:rPr>
          <w:rFonts w:ascii="宋体" w:hAnsi="宋体" w:hint="eastAsia"/>
        </w:rPr>
        <w:t>定更省力。以数据结构课程为例，很多知识点之间有明显的前后依赖关系，学习时如果只跟着章节往下看，往往会出现基础没打稳就继续推进，或者几个相关知识</w:t>
      </w:r>
      <w:proofErr w:type="gramStart"/>
      <w:r w:rsidRPr="00A93A2B">
        <w:rPr>
          <w:rFonts w:ascii="宋体" w:hAnsi="宋体" w:hint="eastAsia"/>
        </w:rPr>
        <w:t>点反复</w:t>
      </w:r>
      <w:proofErr w:type="gramEnd"/>
      <w:r w:rsidRPr="00A93A2B">
        <w:rPr>
          <w:rFonts w:ascii="宋体" w:hAnsi="宋体" w:hint="eastAsia"/>
        </w:rPr>
        <w:t>来回学习的情况。现有平台大多能提供视频、题目和资料，却不一定能直接回答"我现在该先学什么""学完之后下一步怎么走"这样更具体的问题。</w:t>
      </w:r>
      <w:commentRangeEnd w:id="3"/>
      <w:r w:rsidR="008B6BF4">
        <w:rPr>
          <w:rStyle w:val="af2"/>
        </w:rPr>
        <w:commentReference w:id="3"/>
      </w:r>
    </w:p>
    <w:p w14:paraId="602CDBCD" w14:textId="77777777" w:rsidR="00BE6B97" w:rsidRDefault="00A93A2B" w:rsidP="00903D33">
      <w:pPr>
        <w:snapToGrid w:val="0"/>
        <w:ind w:firstLineChars="200" w:firstLine="480"/>
        <w:rPr>
          <w:ins w:id="4" w:author="a" w:date="2026-05-25T20:27:00Z"/>
          <w:rFonts w:ascii="宋体" w:hAnsi="宋体"/>
        </w:rPr>
      </w:pPr>
      <w:commentRangeStart w:id="5"/>
      <w:r w:rsidRPr="00A93A2B">
        <w:rPr>
          <w:rFonts w:ascii="宋体" w:hAnsi="宋体" w:hint="eastAsia"/>
        </w:rPr>
        <w:t>本</w:t>
      </w:r>
      <w:del w:id="6" w:author="a" w:date="2026-05-25T20:24:00Z">
        <w:r w:rsidRPr="00A93A2B" w:rsidDel="008B6BF4">
          <w:rPr>
            <w:rFonts w:ascii="宋体" w:hAnsi="宋体" w:hint="eastAsia"/>
          </w:rPr>
          <w:delText>课题</w:delText>
        </w:r>
      </w:del>
      <w:ins w:id="7" w:author="a" w:date="2026-05-25T20:24:00Z">
        <w:r w:rsidR="008B6BF4">
          <w:rPr>
            <w:rFonts w:ascii="宋体" w:hAnsi="宋体" w:hint="eastAsia"/>
          </w:rPr>
          <w:t>设计</w:t>
        </w:r>
        <w:commentRangeEnd w:id="5"/>
        <w:r w:rsidR="008B6BF4">
          <w:rPr>
            <w:rStyle w:val="af2"/>
          </w:rPr>
          <w:commentReference w:id="5"/>
        </w:r>
      </w:ins>
      <w:r w:rsidRPr="00A93A2B">
        <w:rPr>
          <w:rFonts w:ascii="宋体" w:hAnsi="宋体" w:hint="eastAsia"/>
        </w:rPr>
        <w:t>围绕这个实际问题，设计并实现了一个基于路径规划算法的自主学习导航系统。系统先把数据结构课程中的知识点及其依赖关系组织成知识图谱，再结合学习目标、当前掌握情况和时间预算生成学习路径。除了主路径推荐外，系统还实现了推荐理由说明、练习反馈后的路径调整、最近一次反馈回退、细化学习导航、资源联动、</w:t>
      </w:r>
      <w:commentRangeStart w:id="8"/>
      <w:r w:rsidRPr="00A93A2B">
        <w:rPr>
          <w:rFonts w:ascii="宋体" w:hAnsi="宋体" w:hint="eastAsia"/>
        </w:rPr>
        <w:t>学</w:t>
      </w:r>
      <w:commentRangeEnd w:id="8"/>
      <w:r w:rsidR="009C6B7C">
        <w:rPr>
          <w:rStyle w:val="af2"/>
        </w:rPr>
        <w:commentReference w:id="8"/>
      </w:r>
      <w:r w:rsidRPr="00A93A2B">
        <w:rPr>
          <w:rFonts w:ascii="宋体" w:hAnsi="宋体" w:hint="eastAsia"/>
        </w:rPr>
        <w:t>习者画像展示以及路径导出等功能。</w:t>
      </w:r>
    </w:p>
    <w:p w14:paraId="59B6E6E2" w14:textId="2C2FC871" w:rsidR="00A93A2B" w:rsidRPr="00A93A2B" w:rsidDel="00BE6B97" w:rsidRDefault="00BE6B97" w:rsidP="00903D33">
      <w:pPr>
        <w:snapToGrid w:val="0"/>
        <w:ind w:firstLineChars="200" w:firstLine="480"/>
        <w:rPr>
          <w:del w:id="9" w:author="a" w:date="2026-05-25T20:27:00Z"/>
          <w:rFonts w:ascii="宋体" w:hAnsi="宋体"/>
        </w:rPr>
      </w:pPr>
      <w:ins w:id="10" w:author="a" w:date="2026-05-25T20:27:00Z">
        <w:r>
          <w:rPr>
            <w:rFonts w:ascii="宋体" w:hAnsi="宋体" w:hint="eastAsia"/>
          </w:rPr>
          <w:t>系统在技术</w:t>
        </w:r>
      </w:ins>
      <w:r w:rsidR="00A93A2B" w:rsidRPr="00A93A2B">
        <w:rPr>
          <w:rFonts w:ascii="宋体" w:hAnsi="宋体" w:hint="eastAsia"/>
        </w:rPr>
        <w:t>实现上</w:t>
      </w:r>
      <w:ins w:id="11" w:author="a" w:date="2026-05-25T20:27:00Z">
        <w:r>
          <w:rPr>
            <w:rFonts w:ascii="宋体" w:hAnsi="宋体" w:hint="eastAsia"/>
          </w:rPr>
          <w:t>，</w:t>
        </w:r>
      </w:ins>
      <w:r w:rsidR="00A93A2B" w:rsidRPr="00A93A2B">
        <w:rPr>
          <w:rFonts w:ascii="宋体" w:hAnsi="宋体" w:hint="eastAsia"/>
        </w:rPr>
        <w:t>采用前后端分离方案，前端使用 Vue3、</w:t>
      </w:r>
      <w:proofErr w:type="spellStart"/>
      <w:r w:rsidR="00A93A2B" w:rsidRPr="00A93A2B">
        <w:rPr>
          <w:rFonts w:ascii="宋体" w:hAnsi="宋体" w:hint="eastAsia"/>
        </w:rPr>
        <w:t>Vite</w:t>
      </w:r>
      <w:proofErr w:type="spellEnd"/>
      <w:r w:rsidR="00A93A2B" w:rsidRPr="00A93A2B">
        <w:rPr>
          <w:rFonts w:ascii="宋体" w:hAnsi="宋体" w:hint="eastAsia"/>
        </w:rPr>
        <w:t xml:space="preserve"> 和 Cytoscape.js，后端使用 </w:t>
      </w:r>
      <w:proofErr w:type="spellStart"/>
      <w:r w:rsidR="00A93A2B" w:rsidRPr="00A93A2B">
        <w:rPr>
          <w:rFonts w:ascii="宋体" w:hAnsi="宋体" w:hint="eastAsia"/>
        </w:rPr>
        <w:t>Drogon</w:t>
      </w:r>
      <w:proofErr w:type="spellEnd"/>
      <w:r w:rsidR="00A93A2B" w:rsidRPr="00A93A2B">
        <w:rPr>
          <w:rFonts w:ascii="宋体" w:hAnsi="宋体" w:hint="eastAsia"/>
        </w:rPr>
        <w:t>、C++17 和 SQLite。</w:t>
      </w:r>
    </w:p>
    <w:p w14:paraId="58C44CE8" w14:textId="697B1E65" w:rsidR="00A93A2B" w:rsidRPr="00A93A2B" w:rsidRDefault="00A93A2B" w:rsidP="00903D33">
      <w:pPr>
        <w:snapToGrid w:val="0"/>
        <w:ind w:firstLineChars="200" w:firstLine="480"/>
        <w:rPr>
          <w:rFonts w:ascii="宋体" w:hAnsi="宋体"/>
        </w:rPr>
      </w:pPr>
      <w:r w:rsidRPr="00A93A2B">
        <w:rPr>
          <w:rFonts w:ascii="宋体" w:hAnsi="宋体" w:hint="eastAsia"/>
        </w:rPr>
        <w:t>从实际测试结果看，系统已经能够完成</w:t>
      </w:r>
      <w:proofErr w:type="gramStart"/>
      <w:r w:rsidRPr="00A93A2B">
        <w:rPr>
          <w:rFonts w:ascii="宋体" w:hAnsi="宋体" w:hint="eastAsia"/>
        </w:rPr>
        <w:t>课程级</w:t>
      </w:r>
      <w:proofErr w:type="gramEnd"/>
      <w:r w:rsidRPr="00A93A2B">
        <w:rPr>
          <w:rFonts w:ascii="宋体" w:hAnsi="宋体" w:hint="eastAsia"/>
        </w:rPr>
        <w:t>与细化范围下的学习导航，生成符合知识依赖关系的路径，并在反馈提交后重新组织后续学习安排，在需要时也能恢复到上一轮状态。</w:t>
      </w:r>
      <w:del w:id="12" w:author="a" w:date="2026-05-25T20:26:00Z">
        <w:r w:rsidRPr="00A93A2B" w:rsidDel="004B39AD">
          <w:rPr>
            <w:rFonts w:ascii="宋体" w:hAnsi="宋体" w:hint="eastAsia"/>
          </w:rPr>
          <w:delText>对本科毕业设计来说，这套系统已经具备比较完整的运行链路和演示条件。</w:delText>
        </w:r>
      </w:del>
    </w:p>
    <w:p w14:paraId="709CB9B3" w14:textId="77777777" w:rsidR="00C85A79" w:rsidRPr="00A93A2B" w:rsidRDefault="00C85A79" w:rsidP="00903D33">
      <w:pPr>
        <w:snapToGrid w:val="0"/>
      </w:pPr>
    </w:p>
    <w:p w14:paraId="1F296F41" w14:textId="77777777" w:rsidR="002B4DE6" w:rsidRDefault="002B4DE6" w:rsidP="00903D33">
      <w:pPr>
        <w:snapToGrid w:val="0"/>
        <w:rPr>
          <w:rStyle w:val="Char1"/>
          <w:rFonts w:ascii="黑体" w:eastAsia="黑体" w:hAnsi="黑体"/>
          <w:b/>
        </w:rPr>
      </w:pPr>
      <w:r>
        <w:rPr>
          <w:rStyle w:val="Char0"/>
          <w:rFonts w:hint="eastAsia"/>
          <w:b/>
        </w:rPr>
        <w:t>关键词：</w:t>
      </w:r>
      <w:r w:rsidRPr="007B4B8C">
        <w:rPr>
          <w:rStyle w:val="Char1"/>
          <w:rFonts w:ascii="黑体" w:eastAsia="黑体" w:hAnsi="黑体"/>
          <w:b/>
        </w:rPr>
        <w:t>路径规划算法；自主学习导航；知识图谱；个性化学习路径；可解释推荐</w:t>
      </w:r>
    </w:p>
    <w:p w14:paraId="11D8771C" w14:textId="77777777" w:rsidR="00C85A79" w:rsidRDefault="00C85A79" w:rsidP="00903D33">
      <w:pPr>
        <w:snapToGrid w:val="0"/>
      </w:pPr>
    </w:p>
    <w:p w14:paraId="0792FBD8" w14:textId="3370A00E" w:rsidR="007331C6" w:rsidRDefault="007331C6" w:rsidP="00903D33">
      <w:pPr>
        <w:snapToGrid w:val="0"/>
        <w:sectPr w:rsidR="007331C6">
          <w:headerReference w:type="even" r:id="rId13"/>
          <w:headerReference w:type="default" r:id="rId14"/>
          <w:footerReference w:type="even" r:id="rId15"/>
          <w:footerReference w:type="default" r:id="rId16"/>
          <w:headerReference w:type="first" r:id="rId17"/>
          <w:footerReference w:type="first" r:id="rId18"/>
          <w:pgSz w:w="11906" w:h="16838"/>
          <w:pgMar w:top="1985" w:right="1418" w:bottom="1418" w:left="1418" w:header="1418" w:footer="1134" w:gutter="0"/>
          <w:pgNumType w:fmt="upperRoman" w:start="1"/>
          <w:cols w:space="720"/>
          <w:docGrid w:linePitch="326" w:charSpace="-2048"/>
        </w:sectPr>
      </w:pPr>
    </w:p>
    <w:p w14:paraId="2CD43D46" w14:textId="77777777" w:rsidR="00C85A79" w:rsidRPr="0077787D" w:rsidRDefault="0043428C" w:rsidP="00903D33">
      <w:pPr>
        <w:pStyle w:val="1"/>
        <w:snapToGrid w:val="0"/>
        <w:jc w:val="center"/>
        <w:rPr>
          <w:rFonts w:ascii="Times New Roman"/>
          <w:b/>
          <w:bCs w:val="0"/>
        </w:rPr>
      </w:pPr>
      <w:bookmarkStart w:id="13" w:name="_Toc26710250"/>
      <w:bookmarkStart w:id="14" w:name="_Toc230618648"/>
      <w:r w:rsidRPr="0077787D">
        <w:rPr>
          <w:rFonts w:ascii="Times New Roman"/>
          <w:b/>
          <w:bCs w:val="0"/>
        </w:rPr>
        <w:lastRenderedPageBreak/>
        <w:t>Abstract</w:t>
      </w:r>
      <w:bookmarkEnd w:id="13"/>
      <w:bookmarkEnd w:id="14"/>
    </w:p>
    <w:p w14:paraId="792D8762" w14:textId="77777777" w:rsidR="0077787D" w:rsidRPr="00A112A3" w:rsidRDefault="0077787D" w:rsidP="00903D33">
      <w:pPr>
        <w:snapToGrid w:val="0"/>
        <w:ind w:firstLineChars="200" w:firstLine="480"/>
      </w:pPr>
      <w:r w:rsidRPr="00A112A3">
        <w:t>As online learning resources become easier to access, students have more choices in autonomous learning, but they also face a more practical problem: deciding where to start and what to study next. This issue is especially obvious in Data Structures, where many topics depend on earlier concepts. If the learning order is not arranged well, students may move forward too early or spend time repeating content without a clear plan.</w:t>
      </w:r>
    </w:p>
    <w:p w14:paraId="62AFBEA0" w14:textId="77777777" w:rsidR="0077787D" w:rsidRPr="00A112A3" w:rsidRDefault="0077787D" w:rsidP="00903D33">
      <w:pPr>
        <w:snapToGrid w:val="0"/>
        <w:ind w:firstLineChars="200" w:firstLine="480"/>
      </w:pPr>
      <w:r w:rsidRPr="00A112A3">
        <w:t xml:space="preserve">To address this problem, this project develops an autonomous learning navigation system based on path planning. The system organizes course knowledge points and prerequisite relations as a knowledge graph, then generates learning paths by combining learning goals, current mastery, and available study time. It also supports explanation of recommendations, feedback-based path adjustment, </w:t>
      </w:r>
      <w:proofErr w:type="gramStart"/>
      <w:r w:rsidRPr="00A112A3">
        <w:t>rollback</w:t>
      </w:r>
      <w:proofErr w:type="gramEnd"/>
      <w:r w:rsidRPr="00A112A3">
        <w:t xml:space="preserve"> of the latest feedback, refined local navigation, linked resource recommendation, learner profile display, and path export. The front end is implemented with Vue3, </w:t>
      </w:r>
      <w:proofErr w:type="spellStart"/>
      <w:r w:rsidRPr="00A112A3">
        <w:t>Vite</w:t>
      </w:r>
      <w:proofErr w:type="spellEnd"/>
      <w:r w:rsidRPr="00A112A3">
        <w:t xml:space="preserve">, and Cytoscape.js, while the back end uses </w:t>
      </w:r>
      <w:proofErr w:type="spellStart"/>
      <w:r w:rsidRPr="00A112A3">
        <w:t>Drogon</w:t>
      </w:r>
      <w:proofErr w:type="spellEnd"/>
      <w:r w:rsidRPr="00A112A3">
        <w:t>, C++17, and SQLite.</w:t>
      </w:r>
    </w:p>
    <w:p w14:paraId="0B30DC11" w14:textId="77777777" w:rsidR="0077787D" w:rsidRPr="00A112A3" w:rsidRDefault="0077787D" w:rsidP="00903D33">
      <w:pPr>
        <w:snapToGrid w:val="0"/>
        <w:ind w:firstLineChars="200" w:firstLine="480"/>
      </w:pPr>
      <w:r w:rsidRPr="00A112A3">
        <w:t>The final system can complete both course-level and refined-scope navigation, keep the generated path consistent with dependency constraints, and recalculate results after practice feedback. It can also restore the previous state when rollback is needed. For the scope of an undergraduate graduation project, the system already provides a complete and reproducible demonstration workflow. The implementation suggests that combining knowledge graphs with path planning is a practical way to support personalized autonomous learning.</w:t>
      </w:r>
    </w:p>
    <w:p w14:paraId="7876FEA0" w14:textId="77777777" w:rsidR="00C85A79" w:rsidRPr="0077787D" w:rsidRDefault="00C85A79" w:rsidP="00903D33">
      <w:pPr>
        <w:snapToGrid w:val="0"/>
      </w:pPr>
    </w:p>
    <w:p w14:paraId="6EADD086" w14:textId="017796AA" w:rsidR="00C85A79" w:rsidRPr="00012275" w:rsidRDefault="00373B21" w:rsidP="00903D33">
      <w:pPr>
        <w:snapToGrid w:val="0"/>
        <w:rPr>
          <w:b/>
        </w:rPr>
      </w:pPr>
      <w:r w:rsidRPr="00012275">
        <w:rPr>
          <w:b/>
        </w:rPr>
        <w:t>Keywords</w:t>
      </w:r>
      <w:r w:rsidRPr="00012275">
        <w:rPr>
          <w:b/>
        </w:rPr>
        <w:t>：</w:t>
      </w:r>
      <w:proofErr w:type="gramStart"/>
      <w:r w:rsidRPr="00012275">
        <w:rPr>
          <w:b/>
        </w:rPr>
        <w:t>path</w:t>
      </w:r>
      <w:proofErr w:type="gramEnd"/>
      <w:r w:rsidRPr="00012275">
        <w:rPr>
          <w:b/>
        </w:rPr>
        <w:t xml:space="preserve"> planning algorithm; autonomous learning navigation; knowledge graph; personalized learning path; explainable recommendation</w:t>
      </w:r>
    </w:p>
    <w:p w14:paraId="49C82FAD" w14:textId="77777777" w:rsidR="004910B2" w:rsidRDefault="004910B2" w:rsidP="00903D33">
      <w:pPr>
        <w:snapToGrid w:val="0"/>
      </w:pPr>
    </w:p>
    <w:p w14:paraId="1D25978C" w14:textId="77777777" w:rsidR="004910B2" w:rsidRDefault="004910B2" w:rsidP="00903D33">
      <w:pPr>
        <w:snapToGrid w:val="0"/>
        <w:sectPr w:rsidR="004910B2">
          <w:headerReference w:type="default" r:id="rId19"/>
          <w:footerReference w:type="default" r:id="rId20"/>
          <w:pgSz w:w="11906" w:h="16838"/>
          <w:pgMar w:top="1985" w:right="1418" w:bottom="1418" w:left="1418" w:header="1418" w:footer="1134" w:gutter="0"/>
          <w:pgNumType w:fmt="upperRoman"/>
          <w:cols w:space="720"/>
          <w:docGrid w:linePitch="326" w:charSpace="-2048"/>
        </w:sectPr>
      </w:pPr>
    </w:p>
    <w:p w14:paraId="51499A9D" w14:textId="77777777" w:rsidR="000E3A8F" w:rsidRDefault="0043428C" w:rsidP="00903D33">
      <w:pPr>
        <w:snapToGrid w:val="0"/>
        <w:jc w:val="center"/>
        <w:rPr>
          <w:noProof/>
        </w:rPr>
      </w:pPr>
      <w:bookmarkStart w:id="15" w:name="_Toc230618649"/>
      <w:r w:rsidRPr="00012275">
        <w:rPr>
          <w:rStyle w:val="10"/>
        </w:rPr>
        <w:lastRenderedPageBreak/>
        <w:t xml:space="preserve">目    </w:t>
      </w:r>
      <w:commentRangeStart w:id="16"/>
      <w:r w:rsidRPr="00012275">
        <w:rPr>
          <w:rStyle w:val="10"/>
        </w:rPr>
        <w:t>录</w:t>
      </w:r>
      <w:bookmarkEnd w:id="15"/>
      <w:commentRangeEnd w:id="16"/>
      <w:r w:rsidR="00284236">
        <w:rPr>
          <w:rStyle w:val="af2"/>
        </w:rPr>
        <w:commentReference w:id="16"/>
      </w:r>
      <w:r>
        <w:rPr>
          <w:rStyle w:val="10"/>
        </w:rPr>
        <w:fldChar w:fldCharType="begin"/>
      </w:r>
      <w:r w:rsidRPr="00012275">
        <w:rPr>
          <w:rStyle w:val="10"/>
        </w:rPr>
        <w:instrText xml:space="preserve"> TOC \o "1-3" \h \z \u </w:instrText>
      </w:r>
      <w:r>
        <w:rPr>
          <w:rStyle w:val="10"/>
        </w:rPr>
        <w:fldChar w:fldCharType="separate"/>
      </w:r>
    </w:p>
    <w:p w14:paraId="0FBD6AC8" w14:textId="3F60C9C5"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647" w:history="1">
        <w:r w:rsidR="000E3A8F" w:rsidRPr="0002610E">
          <w:rPr>
            <w:rStyle w:val="ab"/>
            <w:noProof/>
          </w:rPr>
          <w:t>摘</w:t>
        </w:r>
        <w:r w:rsidR="000E3A8F" w:rsidRPr="0002610E">
          <w:rPr>
            <w:rStyle w:val="ab"/>
            <w:noProof/>
          </w:rPr>
          <w:t xml:space="preserve">    </w:t>
        </w:r>
        <w:r w:rsidR="000E3A8F" w:rsidRPr="0002610E">
          <w:rPr>
            <w:rStyle w:val="ab"/>
            <w:noProof/>
          </w:rPr>
          <w:t>要</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_Toc230618647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I</w:t>
        </w:r>
        <w:r w:rsidR="000E3A8F">
          <w:rPr>
            <w:rFonts w:hint="eastAsia"/>
            <w:noProof/>
            <w:webHidden/>
          </w:rPr>
          <w:fldChar w:fldCharType="end"/>
        </w:r>
      </w:hyperlink>
    </w:p>
    <w:p w14:paraId="70B623CA" w14:textId="73A16892"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648" w:history="1">
        <w:r w:rsidR="000E3A8F" w:rsidRPr="0002610E">
          <w:rPr>
            <w:rStyle w:val="ab"/>
            <w:b/>
            <w:noProof/>
          </w:rPr>
          <w:t>Abstract</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_Toc230618648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II</w:t>
        </w:r>
        <w:r w:rsidR="000E3A8F">
          <w:rPr>
            <w:rFonts w:hint="eastAsia"/>
            <w:noProof/>
            <w:webHidden/>
          </w:rPr>
          <w:fldChar w:fldCharType="end"/>
        </w:r>
      </w:hyperlink>
    </w:p>
    <w:p w14:paraId="1687F1E0" w14:textId="2BAB2F50"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649" w:history="1">
        <w:r w:rsidR="000E3A8F" w:rsidRPr="0002610E">
          <w:rPr>
            <w:rStyle w:val="ab"/>
            <w:noProof/>
          </w:rPr>
          <w:t>目</w:t>
        </w:r>
        <w:r w:rsidR="000E3A8F" w:rsidRPr="0002610E">
          <w:rPr>
            <w:rStyle w:val="ab"/>
            <w:noProof/>
          </w:rPr>
          <w:t xml:space="preserve">    </w:t>
        </w:r>
        <w:r w:rsidR="000E3A8F" w:rsidRPr="0002610E">
          <w:rPr>
            <w:rStyle w:val="ab"/>
            <w:noProof/>
          </w:rPr>
          <w:t>录</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_Toc230618649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III</w:t>
        </w:r>
        <w:r w:rsidR="000E3A8F">
          <w:rPr>
            <w:rFonts w:hint="eastAsia"/>
            <w:noProof/>
            <w:webHidden/>
          </w:rPr>
          <w:fldChar w:fldCharType="end"/>
        </w:r>
      </w:hyperlink>
    </w:p>
    <w:p w14:paraId="7856CAA8" w14:textId="5BB2DB84"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650" w:history="1">
        <w:r w:rsidR="000E3A8F" w:rsidRPr="0002610E">
          <w:rPr>
            <w:rStyle w:val="ab"/>
            <w:noProof/>
          </w:rPr>
          <w:t>引</w:t>
        </w:r>
        <w:r w:rsidR="000E3A8F" w:rsidRPr="0002610E">
          <w:rPr>
            <w:rStyle w:val="ab"/>
            <w:noProof/>
          </w:rPr>
          <w:t xml:space="preserve">    </w:t>
        </w:r>
        <w:r w:rsidR="000E3A8F" w:rsidRPr="0002610E">
          <w:rPr>
            <w:rStyle w:val="ab"/>
            <w:noProof/>
          </w:rPr>
          <w:t>言</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_Toc230618650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w:t>
        </w:r>
        <w:r w:rsidR="000E3A8F">
          <w:rPr>
            <w:rFonts w:hint="eastAsia"/>
            <w:noProof/>
            <w:webHidden/>
          </w:rPr>
          <w:fldChar w:fldCharType="end"/>
        </w:r>
      </w:hyperlink>
    </w:p>
    <w:p w14:paraId="34A97649" w14:textId="3FE2F814"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651" w:history="1">
        <w:r w:rsidR="000E3A8F" w:rsidRPr="0002610E">
          <w:rPr>
            <w:rStyle w:val="ab"/>
            <w:noProof/>
          </w:rPr>
          <w:t>第</w:t>
        </w:r>
        <w:r w:rsidR="000E3A8F" w:rsidRPr="0002610E">
          <w:rPr>
            <w:rStyle w:val="ab"/>
            <w:noProof/>
          </w:rPr>
          <w:t>1</w:t>
        </w:r>
        <w:r w:rsidR="000E3A8F" w:rsidRPr="0002610E">
          <w:rPr>
            <w:rStyle w:val="ab"/>
            <w:noProof/>
          </w:rPr>
          <w:t>章</w:t>
        </w:r>
        <w:r w:rsidR="000E3A8F" w:rsidRPr="0002610E">
          <w:rPr>
            <w:rStyle w:val="ab"/>
            <w:noProof/>
          </w:rPr>
          <w:t xml:space="preserve">  </w:t>
        </w:r>
        <w:r w:rsidR="000E3A8F" w:rsidRPr="0002610E">
          <w:rPr>
            <w:rStyle w:val="ab"/>
            <w:noProof/>
          </w:rPr>
          <w:t>系统开发技术概述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_Toc230618651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w:t>
        </w:r>
        <w:r w:rsidR="000E3A8F">
          <w:rPr>
            <w:rFonts w:hint="eastAsia"/>
            <w:noProof/>
            <w:webHidden/>
          </w:rPr>
          <w:fldChar w:fldCharType="end"/>
        </w:r>
      </w:hyperlink>
    </w:p>
    <w:p w14:paraId="642B8DAF" w14:textId="0DDC58E5"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52" w:history="1">
        <w:r w:rsidR="000E3A8F" w:rsidRPr="0002610E">
          <w:rPr>
            <w:rStyle w:val="ab"/>
            <w:noProof/>
          </w:rPr>
          <w:t xml:space="preserve">1.1  </w:t>
        </w:r>
        <w:r w:rsidR="000E3A8F" w:rsidRPr="0002610E">
          <w:rPr>
            <w:rStyle w:val="ab"/>
            <w:noProof/>
          </w:rPr>
          <w:t>技术选型与架构</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_Toc230618652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w:t>
        </w:r>
        <w:r w:rsidR="000E3A8F">
          <w:rPr>
            <w:rFonts w:hint="eastAsia"/>
            <w:noProof/>
            <w:webHidden/>
          </w:rPr>
          <w:fldChar w:fldCharType="end"/>
        </w:r>
      </w:hyperlink>
    </w:p>
    <w:p w14:paraId="75E75121" w14:textId="2EF9B035"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53" w:history="1">
        <w:r w:rsidR="000E3A8F" w:rsidRPr="0002610E">
          <w:rPr>
            <w:rStyle w:val="ab"/>
            <w:noProof/>
          </w:rPr>
          <w:t xml:space="preserve">1.2  </w:t>
        </w:r>
        <w:r w:rsidR="000E3A8F" w:rsidRPr="0002610E">
          <w:rPr>
            <w:rStyle w:val="ab"/>
            <w:noProof/>
          </w:rPr>
          <w:t>知识组织与路径聚合</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_Toc230618653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3</w:t>
        </w:r>
        <w:r w:rsidR="000E3A8F">
          <w:rPr>
            <w:rFonts w:hint="eastAsia"/>
            <w:noProof/>
            <w:webHidden/>
          </w:rPr>
          <w:fldChar w:fldCharType="end"/>
        </w:r>
      </w:hyperlink>
    </w:p>
    <w:p w14:paraId="46206808" w14:textId="0E069890"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654" w:history="1">
        <w:r w:rsidR="000E3A8F" w:rsidRPr="0002610E">
          <w:rPr>
            <w:rStyle w:val="ab"/>
            <w:noProof/>
          </w:rPr>
          <w:t>第</w:t>
        </w:r>
        <w:r w:rsidR="000E3A8F" w:rsidRPr="0002610E">
          <w:rPr>
            <w:rStyle w:val="ab"/>
            <w:noProof/>
          </w:rPr>
          <w:t>2</w:t>
        </w:r>
        <w:r w:rsidR="000E3A8F" w:rsidRPr="0002610E">
          <w:rPr>
            <w:rStyle w:val="ab"/>
            <w:noProof/>
          </w:rPr>
          <w:t>章</w:t>
        </w:r>
        <w:r w:rsidR="000E3A8F" w:rsidRPr="0002610E">
          <w:rPr>
            <w:rStyle w:val="ab"/>
            <w:noProof/>
          </w:rPr>
          <w:t xml:space="preserve">  </w:t>
        </w:r>
        <w:r w:rsidR="000E3A8F" w:rsidRPr="0002610E">
          <w:rPr>
            <w:rStyle w:val="ab"/>
            <w:noProof/>
          </w:rPr>
          <w:t>系统分析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_Toc230618654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4</w:t>
        </w:r>
        <w:r w:rsidR="000E3A8F">
          <w:rPr>
            <w:rFonts w:hint="eastAsia"/>
            <w:noProof/>
            <w:webHidden/>
          </w:rPr>
          <w:fldChar w:fldCharType="end"/>
        </w:r>
      </w:hyperlink>
    </w:p>
    <w:p w14:paraId="6443DD49" w14:textId="55D92234"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55" w:history="1">
        <w:r w:rsidR="000E3A8F" w:rsidRPr="0002610E">
          <w:rPr>
            <w:rStyle w:val="ab"/>
            <w:noProof/>
          </w:rPr>
          <w:t xml:space="preserve">2.1  </w:t>
        </w:r>
        <w:r w:rsidR="000E3A8F" w:rsidRPr="0002610E">
          <w:rPr>
            <w:rStyle w:val="ab"/>
            <w:noProof/>
          </w:rPr>
          <w:t>需求分析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_Toc230618655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4</w:t>
        </w:r>
        <w:r w:rsidR="000E3A8F">
          <w:rPr>
            <w:rFonts w:hint="eastAsia"/>
            <w:noProof/>
            <w:webHidden/>
          </w:rPr>
          <w:fldChar w:fldCharType="end"/>
        </w:r>
      </w:hyperlink>
    </w:p>
    <w:p w14:paraId="1A8D2651" w14:textId="142ECDC6"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56" w:history="1">
        <w:r w:rsidR="000E3A8F" w:rsidRPr="0002610E">
          <w:rPr>
            <w:rStyle w:val="ab"/>
            <w:noProof/>
          </w:rPr>
          <w:t xml:space="preserve">2.1.1  </w:t>
        </w:r>
        <w:r w:rsidR="000E3A8F" w:rsidRPr="0002610E">
          <w:rPr>
            <w:rStyle w:val="ab"/>
            <w:noProof/>
          </w:rPr>
          <w:t>功能性需求分析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_Toc230618656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4</w:t>
        </w:r>
        <w:r w:rsidR="000E3A8F">
          <w:rPr>
            <w:rFonts w:hint="eastAsia"/>
            <w:noProof/>
            <w:webHidden/>
          </w:rPr>
          <w:fldChar w:fldCharType="end"/>
        </w:r>
      </w:hyperlink>
    </w:p>
    <w:p w14:paraId="3403C160" w14:textId="1F1723E9"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57" w:history="1">
        <w:r w:rsidR="000E3A8F" w:rsidRPr="0002610E">
          <w:rPr>
            <w:rStyle w:val="ab"/>
            <w:noProof/>
          </w:rPr>
          <w:t xml:space="preserve">2.1.2  </w:t>
        </w:r>
        <w:r w:rsidR="000E3A8F" w:rsidRPr="0002610E">
          <w:rPr>
            <w:rStyle w:val="ab"/>
            <w:noProof/>
          </w:rPr>
          <w:t>非功能性需求分析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_Toc230618657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4</w:t>
        </w:r>
        <w:r w:rsidR="000E3A8F">
          <w:rPr>
            <w:rFonts w:hint="eastAsia"/>
            <w:noProof/>
            <w:webHidden/>
          </w:rPr>
          <w:fldChar w:fldCharType="end"/>
        </w:r>
      </w:hyperlink>
    </w:p>
    <w:p w14:paraId="0F1E5273" w14:textId="287170D3"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58" w:history="1">
        <w:r w:rsidR="000E3A8F" w:rsidRPr="0002610E">
          <w:rPr>
            <w:rStyle w:val="ab"/>
            <w:noProof/>
          </w:rPr>
          <w:t xml:space="preserve">2.2  </w:t>
        </w:r>
        <w:r w:rsidR="000E3A8F" w:rsidRPr="0002610E">
          <w:rPr>
            <w:rStyle w:val="ab"/>
            <w:noProof/>
          </w:rPr>
          <w:t>流程分析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_Toc230618658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5</w:t>
        </w:r>
        <w:r w:rsidR="000E3A8F">
          <w:rPr>
            <w:rFonts w:hint="eastAsia"/>
            <w:noProof/>
            <w:webHidden/>
          </w:rPr>
          <w:fldChar w:fldCharType="end"/>
        </w:r>
      </w:hyperlink>
    </w:p>
    <w:p w14:paraId="194DBFB3" w14:textId="1F8E585C"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59" w:history="1">
        <w:r w:rsidR="000E3A8F" w:rsidRPr="0002610E">
          <w:rPr>
            <w:rStyle w:val="ab"/>
            <w:noProof/>
          </w:rPr>
          <w:t xml:space="preserve">2.2.1  </w:t>
        </w:r>
        <w:r w:rsidR="000E3A8F" w:rsidRPr="0002610E">
          <w:rPr>
            <w:rStyle w:val="ab"/>
            <w:noProof/>
          </w:rPr>
          <w:t>系统开发流程</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_Toc230618659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5</w:t>
        </w:r>
        <w:r w:rsidR="000E3A8F">
          <w:rPr>
            <w:rFonts w:hint="eastAsia"/>
            <w:noProof/>
            <w:webHidden/>
          </w:rPr>
          <w:fldChar w:fldCharType="end"/>
        </w:r>
      </w:hyperlink>
    </w:p>
    <w:p w14:paraId="56BFF929" w14:textId="6B4CE68E"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60" w:history="1">
        <w:r w:rsidR="000E3A8F" w:rsidRPr="0002610E">
          <w:rPr>
            <w:rStyle w:val="ab"/>
            <w:noProof/>
          </w:rPr>
          <w:t xml:space="preserve">2.2.2  </w:t>
        </w:r>
        <w:r w:rsidR="000E3A8F" w:rsidRPr="0002610E">
          <w:rPr>
            <w:rStyle w:val="ab"/>
            <w:noProof/>
          </w:rPr>
          <w:t>系统业务流程</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_Toc230618660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5</w:t>
        </w:r>
        <w:r w:rsidR="000E3A8F">
          <w:rPr>
            <w:rFonts w:hint="eastAsia"/>
            <w:noProof/>
            <w:webHidden/>
          </w:rPr>
          <w:fldChar w:fldCharType="end"/>
        </w:r>
      </w:hyperlink>
    </w:p>
    <w:p w14:paraId="1DC69082" w14:textId="2B96E0B9"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61" w:history="1">
        <w:r w:rsidR="000E3A8F" w:rsidRPr="0002610E">
          <w:rPr>
            <w:rStyle w:val="ab"/>
            <w:noProof/>
          </w:rPr>
          <w:t xml:space="preserve">2.3  </w:t>
        </w:r>
        <w:r w:rsidR="000E3A8F" w:rsidRPr="0002610E">
          <w:rPr>
            <w:rStyle w:val="ab"/>
            <w:noProof/>
          </w:rPr>
          <w:t>用例分析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_Toc230618661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7</w:t>
        </w:r>
        <w:r w:rsidR="000E3A8F">
          <w:rPr>
            <w:rFonts w:hint="eastAsia"/>
            <w:noProof/>
            <w:webHidden/>
          </w:rPr>
          <w:fldChar w:fldCharType="end"/>
        </w:r>
      </w:hyperlink>
    </w:p>
    <w:p w14:paraId="65A2934E" w14:textId="36C54959"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62" w:history="1">
        <w:r w:rsidR="000E3A8F" w:rsidRPr="0002610E">
          <w:rPr>
            <w:rStyle w:val="ab"/>
            <w:noProof/>
          </w:rPr>
          <w:t xml:space="preserve">2.3.1  </w:t>
        </w:r>
        <w:r w:rsidR="000E3A8F" w:rsidRPr="0002610E">
          <w:rPr>
            <w:rStyle w:val="ab"/>
            <w:noProof/>
          </w:rPr>
          <w:t>学习者用例分析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_Toc230618662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8</w:t>
        </w:r>
        <w:r w:rsidR="000E3A8F">
          <w:rPr>
            <w:rFonts w:hint="eastAsia"/>
            <w:noProof/>
            <w:webHidden/>
          </w:rPr>
          <w:fldChar w:fldCharType="end"/>
        </w:r>
      </w:hyperlink>
    </w:p>
    <w:p w14:paraId="28FA0D80" w14:textId="738B2149"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63" w:history="1">
        <w:r w:rsidR="000E3A8F" w:rsidRPr="0002610E">
          <w:rPr>
            <w:rStyle w:val="ab"/>
            <w:noProof/>
          </w:rPr>
          <w:t xml:space="preserve">2.3.2  </w:t>
        </w:r>
        <w:r w:rsidR="000E3A8F" w:rsidRPr="0002610E">
          <w:rPr>
            <w:rStyle w:val="ab"/>
            <w:noProof/>
          </w:rPr>
          <w:t>系统维护者用例分析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_Toc230618663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8</w:t>
        </w:r>
        <w:r w:rsidR="000E3A8F">
          <w:rPr>
            <w:rFonts w:hint="eastAsia"/>
            <w:noProof/>
            <w:webHidden/>
          </w:rPr>
          <w:fldChar w:fldCharType="end"/>
        </w:r>
      </w:hyperlink>
    </w:p>
    <w:p w14:paraId="1BE4AC23" w14:textId="0DDB5221"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64" w:history="1">
        <w:r w:rsidR="000E3A8F" w:rsidRPr="0002610E">
          <w:rPr>
            <w:rStyle w:val="ab"/>
            <w:noProof/>
          </w:rPr>
          <w:t xml:space="preserve">2.4  </w:t>
        </w:r>
        <w:r w:rsidR="000E3A8F" w:rsidRPr="0002610E">
          <w:rPr>
            <w:rStyle w:val="ab"/>
            <w:noProof/>
          </w:rPr>
          <w:t>可行性分析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_Toc230618664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8</w:t>
        </w:r>
        <w:r w:rsidR="000E3A8F">
          <w:rPr>
            <w:rFonts w:hint="eastAsia"/>
            <w:noProof/>
            <w:webHidden/>
          </w:rPr>
          <w:fldChar w:fldCharType="end"/>
        </w:r>
      </w:hyperlink>
    </w:p>
    <w:p w14:paraId="2EAC7CE1" w14:textId="0A1C15E6"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65" w:history="1">
        <w:r w:rsidR="000E3A8F" w:rsidRPr="0002610E">
          <w:rPr>
            <w:rStyle w:val="ab"/>
            <w:noProof/>
          </w:rPr>
          <w:t xml:space="preserve">2.4.1  </w:t>
        </w:r>
        <w:r w:rsidR="000E3A8F" w:rsidRPr="0002610E">
          <w:rPr>
            <w:rStyle w:val="ab"/>
            <w:noProof/>
          </w:rPr>
          <w:t>技术可行性分析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_Toc230618665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8</w:t>
        </w:r>
        <w:r w:rsidR="000E3A8F">
          <w:rPr>
            <w:rFonts w:hint="eastAsia"/>
            <w:noProof/>
            <w:webHidden/>
          </w:rPr>
          <w:fldChar w:fldCharType="end"/>
        </w:r>
      </w:hyperlink>
    </w:p>
    <w:p w14:paraId="2A3F8620" w14:textId="50291736"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666" w:history="1">
        <w:r w:rsidR="000E3A8F" w:rsidRPr="0002610E">
          <w:rPr>
            <w:rStyle w:val="ab"/>
            <w:noProof/>
          </w:rPr>
          <w:t>第</w:t>
        </w:r>
        <w:r w:rsidR="000E3A8F" w:rsidRPr="0002610E">
          <w:rPr>
            <w:rStyle w:val="ab"/>
            <w:noProof/>
          </w:rPr>
          <w:t>3</w:t>
        </w:r>
        <w:r w:rsidR="000E3A8F" w:rsidRPr="0002610E">
          <w:rPr>
            <w:rStyle w:val="ab"/>
            <w:noProof/>
          </w:rPr>
          <w:t>章</w:t>
        </w:r>
        <w:r w:rsidR="000E3A8F" w:rsidRPr="0002610E">
          <w:rPr>
            <w:rStyle w:val="ab"/>
            <w:noProof/>
          </w:rPr>
          <w:t xml:space="preserve">  </w:t>
        </w:r>
        <w:r w:rsidR="000E3A8F" w:rsidRPr="0002610E">
          <w:rPr>
            <w:rStyle w:val="ab"/>
            <w:noProof/>
          </w:rPr>
          <w:t>系统设计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_Toc230618666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9</w:t>
        </w:r>
        <w:r w:rsidR="000E3A8F">
          <w:rPr>
            <w:rFonts w:hint="eastAsia"/>
            <w:noProof/>
            <w:webHidden/>
          </w:rPr>
          <w:fldChar w:fldCharType="end"/>
        </w:r>
      </w:hyperlink>
    </w:p>
    <w:p w14:paraId="620950EA" w14:textId="7B878424"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67" w:history="1">
        <w:r w:rsidR="000E3A8F" w:rsidRPr="0002610E">
          <w:rPr>
            <w:rStyle w:val="ab"/>
            <w:noProof/>
          </w:rPr>
          <w:t xml:space="preserve">3.1  </w:t>
        </w:r>
        <w:r w:rsidR="000E3A8F" w:rsidRPr="0002610E">
          <w:rPr>
            <w:rStyle w:val="ab"/>
            <w:noProof/>
          </w:rPr>
          <w:t>系统总体设计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_Toc230618667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9</w:t>
        </w:r>
        <w:r w:rsidR="000E3A8F">
          <w:rPr>
            <w:rFonts w:hint="eastAsia"/>
            <w:noProof/>
            <w:webHidden/>
          </w:rPr>
          <w:fldChar w:fldCharType="end"/>
        </w:r>
      </w:hyperlink>
    </w:p>
    <w:p w14:paraId="1A72124D" w14:textId="2F434C10"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68" w:history="1">
        <w:r w:rsidR="000E3A8F" w:rsidRPr="0002610E">
          <w:rPr>
            <w:rStyle w:val="ab"/>
            <w:noProof/>
          </w:rPr>
          <w:t xml:space="preserve">3.1.1  </w:t>
        </w:r>
        <w:r w:rsidR="000E3A8F" w:rsidRPr="0002610E">
          <w:rPr>
            <w:rStyle w:val="ab"/>
            <w:noProof/>
          </w:rPr>
          <w:t>系统设计目标</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_Toc230618668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9</w:t>
        </w:r>
        <w:r w:rsidR="000E3A8F">
          <w:rPr>
            <w:rFonts w:hint="eastAsia"/>
            <w:noProof/>
            <w:webHidden/>
          </w:rPr>
          <w:fldChar w:fldCharType="end"/>
        </w:r>
      </w:hyperlink>
    </w:p>
    <w:p w14:paraId="2534E007" w14:textId="306CD951"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69" w:history="1">
        <w:r w:rsidR="000E3A8F" w:rsidRPr="0002610E">
          <w:rPr>
            <w:rStyle w:val="ab"/>
            <w:noProof/>
          </w:rPr>
          <w:t xml:space="preserve">3.1.2  </w:t>
        </w:r>
        <w:r w:rsidR="000E3A8F" w:rsidRPr="0002610E">
          <w:rPr>
            <w:rStyle w:val="ab"/>
            <w:noProof/>
          </w:rPr>
          <w:t>系统总体架构</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_Toc230618669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9</w:t>
        </w:r>
        <w:r w:rsidR="000E3A8F">
          <w:rPr>
            <w:rFonts w:hint="eastAsia"/>
            <w:noProof/>
            <w:webHidden/>
          </w:rPr>
          <w:fldChar w:fldCharType="end"/>
        </w:r>
      </w:hyperlink>
    </w:p>
    <w:p w14:paraId="78832E07" w14:textId="70EE71AD"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70" w:history="1">
        <w:r w:rsidR="000E3A8F" w:rsidRPr="0002610E">
          <w:rPr>
            <w:rStyle w:val="ab"/>
            <w:noProof/>
          </w:rPr>
          <w:t xml:space="preserve">3.2  </w:t>
        </w:r>
        <w:r w:rsidR="000E3A8F" w:rsidRPr="0002610E">
          <w:rPr>
            <w:rStyle w:val="ab"/>
            <w:noProof/>
          </w:rPr>
          <w:t>系统功能模块设计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_Toc230618670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10</w:t>
        </w:r>
        <w:r w:rsidR="000E3A8F">
          <w:rPr>
            <w:rFonts w:hint="eastAsia"/>
            <w:noProof/>
            <w:webHidden/>
          </w:rPr>
          <w:fldChar w:fldCharType="end"/>
        </w:r>
      </w:hyperlink>
    </w:p>
    <w:p w14:paraId="5B89B94E" w14:textId="3F869E9D"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71" w:history="1">
        <w:r w:rsidR="000E3A8F" w:rsidRPr="0002610E">
          <w:rPr>
            <w:rStyle w:val="ab"/>
            <w:noProof/>
          </w:rPr>
          <w:t xml:space="preserve">3.2.1  </w:t>
        </w:r>
        <w:r w:rsidR="000E3A8F" w:rsidRPr="0002610E">
          <w:rPr>
            <w:rStyle w:val="ab"/>
            <w:noProof/>
          </w:rPr>
          <w:t>知识图谱模块设计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_Toc230618671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11</w:t>
        </w:r>
        <w:r w:rsidR="000E3A8F">
          <w:rPr>
            <w:rFonts w:hint="eastAsia"/>
            <w:noProof/>
            <w:webHidden/>
          </w:rPr>
          <w:fldChar w:fldCharType="end"/>
        </w:r>
      </w:hyperlink>
    </w:p>
    <w:p w14:paraId="4D96BB6E" w14:textId="0544D6CC"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72" w:history="1">
        <w:r w:rsidR="000E3A8F" w:rsidRPr="0002610E">
          <w:rPr>
            <w:rStyle w:val="ab"/>
            <w:noProof/>
          </w:rPr>
          <w:t xml:space="preserve">3.2.2  </w:t>
        </w:r>
        <w:r w:rsidR="000E3A8F" w:rsidRPr="0002610E">
          <w:rPr>
            <w:rStyle w:val="ab"/>
            <w:noProof/>
          </w:rPr>
          <w:t>学习路径规划模块设计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_Toc230618672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11</w:t>
        </w:r>
        <w:r w:rsidR="000E3A8F">
          <w:rPr>
            <w:rFonts w:hint="eastAsia"/>
            <w:noProof/>
            <w:webHidden/>
          </w:rPr>
          <w:fldChar w:fldCharType="end"/>
        </w:r>
      </w:hyperlink>
    </w:p>
    <w:p w14:paraId="2AA1397D" w14:textId="062EB724"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73" w:history="1">
        <w:r w:rsidR="000E3A8F" w:rsidRPr="0002610E">
          <w:rPr>
            <w:rStyle w:val="ab"/>
            <w:noProof/>
          </w:rPr>
          <w:t xml:space="preserve">3.2.3  </w:t>
        </w:r>
        <w:r w:rsidR="000E3A8F" w:rsidRPr="0002610E">
          <w:rPr>
            <w:rStyle w:val="ab"/>
            <w:noProof/>
          </w:rPr>
          <w:t>学习反馈调整模块设计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_Toc230618673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11</w:t>
        </w:r>
        <w:r w:rsidR="000E3A8F">
          <w:rPr>
            <w:rFonts w:hint="eastAsia"/>
            <w:noProof/>
            <w:webHidden/>
          </w:rPr>
          <w:fldChar w:fldCharType="end"/>
        </w:r>
      </w:hyperlink>
    </w:p>
    <w:p w14:paraId="062731AD" w14:textId="010AA064"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74" w:history="1">
        <w:r w:rsidR="000E3A8F" w:rsidRPr="0002610E">
          <w:rPr>
            <w:rStyle w:val="ab"/>
            <w:noProof/>
          </w:rPr>
          <w:t xml:space="preserve">3.2.4  </w:t>
        </w:r>
        <w:r w:rsidR="000E3A8F" w:rsidRPr="0002610E">
          <w:rPr>
            <w:rStyle w:val="ab"/>
            <w:noProof/>
          </w:rPr>
          <w:t>推荐资源模块设计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_Toc230618674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11</w:t>
        </w:r>
        <w:r w:rsidR="000E3A8F">
          <w:rPr>
            <w:rFonts w:hint="eastAsia"/>
            <w:noProof/>
            <w:webHidden/>
          </w:rPr>
          <w:fldChar w:fldCharType="end"/>
        </w:r>
      </w:hyperlink>
    </w:p>
    <w:p w14:paraId="28A97558" w14:textId="1A38BD2D"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75" w:history="1">
        <w:r w:rsidR="000E3A8F" w:rsidRPr="0002610E">
          <w:rPr>
            <w:rStyle w:val="ab"/>
            <w:noProof/>
          </w:rPr>
          <w:t xml:space="preserve">3.2.5  </w:t>
        </w:r>
        <w:r w:rsidR="000E3A8F" w:rsidRPr="0002610E">
          <w:rPr>
            <w:rStyle w:val="ab"/>
            <w:noProof/>
          </w:rPr>
          <w:t>学习者画像模块设计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_Toc230618675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12</w:t>
        </w:r>
        <w:r w:rsidR="000E3A8F">
          <w:rPr>
            <w:rFonts w:hint="eastAsia"/>
            <w:noProof/>
            <w:webHidden/>
          </w:rPr>
          <w:fldChar w:fldCharType="end"/>
        </w:r>
      </w:hyperlink>
    </w:p>
    <w:p w14:paraId="08076CFD" w14:textId="513BD0B5"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76" w:history="1">
        <w:r w:rsidR="000E3A8F" w:rsidRPr="0002610E">
          <w:rPr>
            <w:rStyle w:val="ab"/>
            <w:noProof/>
          </w:rPr>
          <w:t xml:space="preserve">3.3  </w:t>
        </w:r>
        <w:r w:rsidR="000E3A8F" w:rsidRPr="0002610E">
          <w:rPr>
            <w:rStyle w:val="ab"/>
            <w:noProof/>
          </w:rPr>
          <w:t>系统数据存储设计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_Toc230618676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12</w:t>
        </w:r>
        <w:r w:rsidR="000E3A8F">
          <w:rPr>
            <w:rFonts w:hint="eastAsia"/>
            <w:noProof/>
            <w:webHidden/>
          </w:rPr>
          <w:fldChar w:fldCharType="end"/>
        </w:r>
      </w:hyperlink>
    </w:p>
    <w:p w14:paraId="1FECEC58" w14:textId="08FB8439"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77" w:history="1">
        <w:r w:rsidR="000E3A8F" w:rsidRPr="0002610E">
          <w:rPr>
            <w:rStyle w:val="ab"/>
            <w:noProof/>
          </w:rPr>
          <w:t xml:space="preserve">3.3.1  </w:t>
        </w:r>
        <w:r w:rsidR="000E3A8F" w:rsidRPr="0002610E">
          <w:rPr>
            <w:rStyle w:val="ab"/>
            <w:noProof/>
          </w:rPr>
          <w:t>课程知识数据设计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_Toc230618677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12</w:t>
        </w:r>
        <w:r w:rsidR="000E3A8F">
          <w:rPr>
            <w:rFonts w:hint="eastAsia"/>
            <w:noProof/>
            <w:webHidden/>
          </w:rPr>
          <w:fldChar w:fldCharType="end"/>
        </w:r>
      </w:hyperlink>
    </w:p>
    <w:p w14:paraId="5F33BBEA" w14:textId="52588D78"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78" w:history="1">
        <w:r w:rsidR="000E3A8F" w:rsidRPr="0002610E">
          <w:rPr>
            <w:rStyle w:val="ab"/>
            <w:noProof/>
          </w:rPr>
          <w:t xml:space="preserve">3.3.2  </w:t>
        </w:r>
        <w:r w:rsidR="000E3A8F" w:rsidRPr="0002610E">
          <w:rPr>
            <w:rStyle w:val="ab"/>
            <w:noProof/>
          </w:rPr>
          <w:t>学习过程数据设计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_Toc230618678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12</w:t>
        </w:r>
        <w:r w:rsidR="000E3A8F">
          <w:rPr>
            <w:rFonts w:hint="eastAsia"/>
            <w:noProof/>
            <w:webHidden/>
          </w:rPr>
          <w:fldChar w:fldCharType="end"/>
        </w:r>
      </w:hyperlink>
    </w:p>
    <w:p w14:paraId="5EBCF8F1" w14:textId="46DBA3F9"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79" w:history="1">
        <w:r w:rsidR="000E3A8F" w:rsidRPr="0002610E">
          <w:rPr>
            <w:rStyle w:val="ab"/>
            <w:noProof/>
          </w:rPr>
          <w:t xml:space="preserve">3.3.3  </w:t>
        </w:r>
        <w:r w:rsidR="000E3A8F" w:rsidRPr="0002610E">
          <w:rPr>
            <w:rStyle w:val="ab"/>
            <w:noProof/>
          </w:rPr>
          <w:t>数据存储方式设计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_Toc230618679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12</w:t>
        </w:r>
        <w:r w:rsidR="000E3A8F">
          <w:rPr>
            <w:rFonts w:hint="eastAsia"/>
            <w:noProof/>
            <w:webHidden/>
          </w:rPr>
          <w:fldChar w:fldCharType="end"/>
        </w:r>
      </w:hyperlink>
    </w:p>
    <w:p w14:paraId="12A715D6" w14:textId="57AD5761"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80" w:history="1">
        <w:r w:rsidR="000E3A8F" w:rsidRPr="0002610E">
          <w:rPr>
            <w:rStyle w:val="ab"/>
            <w:noProof/>
          </w:rPr>
          <w:t xml:space="preserve">3.4  </w:t>
        </w:r>
        <w:r w:rsidR="000E3A8F" w:rsidRPr="0002610E">
          <w:rPr>
            <w:rStyle w:val="ab"/>
            <w:noProof/>
          </w:rPr>
          <w:t>系统运行流程设计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_Toc230618680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13</w:t>
        </w:r>
        <w:r w:rsidR="000E3A8F">
          <w:rPr>
            <w:rFonts w:hint="eastAsia"/>
            <w:noProof/>
            <w:webHidden/>
          </w:rPr>
          <w:fldChar w:fldCharType="end"/>
        </w:r>
      </w:hyperlink>
    </w:p>
    <w:p w14:paraId="2EFD75E1" w14:textId="41C36C00"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81" w:history="1">
        <w:r w:rsidR="000E3A8F" w:rsidRPr="0002610E">
          <w:rPr>
            <w:rStyle w:val="ab"/>
            <w:noProof/>
          </w:rPr>
          <w:t xml:space="preserve">3.4.1  </w:t>
        </w:r>
        <w:r w:rsidR="000E3A8F" w:rsidRPr="0002610E">
          <w:rPr>
            <w:rStyle w:val="ab"/>
            <w:noProof/>
          </w:rPr>
          <w:t>主学习导航流程设计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_Toc230618681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13</w:t>
        </w:r>
        <w:r w:rsidR="000E3A8F">
          <w:rPr>
            <w:rFonts w:hint="eastAsia"/>
            <w:noProof/>
            <w:webHidden/>
          </w:rPr>
          <w:fldChar w:fldCharType="end"/>
        </w:r>
      </w:hyperlink>
    </w:p>
    <w:p w14:paraId="4CA008FC" w14:textId="5616D54F"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82" w:history="1">
        <w:r w:rsidR="000E3A8F" w:rsidRPr="0002610E">
          <w:rPr>
            <w:rStyle w:val="ab"/>
            <w:noProof/>
          </w:rPr>
          <w:t xml:space="preserve">3.4.2  </w:t>
        </w:r>
        <w:r w:rsidR="000E3A8F" w:rsidRPr="0002610E">
          <w:rPr>
            <w:rStyle w:val="ab"/>
            <w:noProof/>
          </w:rPr>
          <w:t>练习反馈闭环流程设计</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_Toc230618682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14</w:t>
        </w:r>
        <w:r w:rsidR="000E3A8F">
          <w:rPr>
            <w:rFonts w:hint="eastAsia"/>
            <w:noProof/>
            <w:webHidden/>
          </w:rPr>
          <w:fldChar w:fldCharType="end"/>
        </w:r>
      </w:hyperlink>
    </w:p>
    <w:p w14:paraId="328599FE" w14:textId="7C4DADEB"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683" w:history="1">
        <w:r w:rsidR="000E3A8F" w:rsidRPr="0002610E">
          <w:rPr>
            <w:rStyle w:val="ab"/>
            <w:noProof/>
          </w:rPr>
          <w:t>第</w:t>
        </w:r>
        <w:r w:rsidR="000E3A8F" w:rsidRPr="0002610E">
          <w:rPr>
            <w:rStyle w:val="ab"/>
            <w:noProof/>
          </w:rPr>
          <w:t>4</w:t>
        </w:r>
        <w:r w:rsidR="000E3A8F" w:rsidRPr="0002610E">
          <w:rPr>
            <w:rStyle w:val="ab"/>
            <w:noProof/>
          </w:rPr>
          <w:t>章</w:t>
        </w:r>
        <w:r w:rsidR="000E3A8F" w:rsidRPr="0002610E">
          <w:rPr>
            <w:rStyle w:val="ab"/>
            <w:noProof/>
          </w:rPr>
          <w:t xml:space="preserve">  </w:t>
        </w:r>
        <w:r w:rsidR="000E3A8F" w:rsidRPr="0002610E">
          <w:rPr>
            <w:rStyle w:val="ab"/>
            <w:noProof/>
          </w:rPr>
          <w:t>系统实现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_Toc230618683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15</w:t>
        </w:r>
        <w:r w:rsidR="000E3A8F">
          <w:rPr>
            <w:rFonts w:hint="eastAsia"/>
            <w:noProof/>
            <w:webHidden/>
          </w:rPr>
          <w:fldChar w:fldCharType="end"/>
        </w:r>
      </w:hyperlink>
    </w:p>
    <w:p w14:paraId="4A717512" w14:textId="2997BCF1"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84" w:history="1">
        <w:r w:rsidR="000E3A8F" w:rsidRPr="0002610E">
          <w:rPr>
            <w:rStyle w:val="ab"/>
            <w:noProof/>
          </w:rPr>
          <w:t xml:space="preserve">4.1  </w:t>
        </w:r>
        <w:r w:rsidR="000E3A8F" w:rsidRPr="0002610E">
          <w:rPr>
            <w:rStyle w:val="ab"/>
            <w:noProof/>
          </w:rPr>
          <w:t>知识图谱构建与展示实现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_Toc230618684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15</w:t>
        </w:r>
        <w:r w:rsidR="000E3A8F">
          <w:rPr>
            <w:rFonts w:hint="eastAsia"/>
            <w:noProof/>
            <w:webHidden/>
          </w:rPr>
          <w:fldChar w:fldCharType="end"/>
        </w:r>
      </w:hyperlink>
    </w:p>
    <w:p w14:paraId="7DA51E89" w14:textId="2D95FD84"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85" w:history="1">
        <w:r w:rsidR="000E3A8F" w:rsidRPr="0002610E">
          <w:rPr>
            <w:rStyle w:val="ab"/>
            <w:noProof/>
          </w:rPr>
          <w:t xml:space="preserve">4.1.1  </w:t>
        </w:r>
        <w:r w:rsidR="000E3A8F" w:rsidRPr="0002610E">
          <w:rPr>
            <w:rStyle w:val="ab"/>
            <w:noProof/>
          </w:rPr>
          <w:t>课程级知识图谱实现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_Toc230618685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15</w:t>
        </w:r>
        <w:r w:rsidR="000E3A8F">
          <w:rPr>
            <w:rFonts w:hint="eastAsia"/>
            <w:noProof/>
            <w:webHidden/>
          </w:rPr>
          <w:fldChar w:fldCharType="end"/>
        </w:r>
      </w:hyperlink>
    </w:p>
    <w:p w14:paraId="4291564B" w14:textId="1713C3F2"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86" w:history="1">
        <w:r w:rsidR="000E3A8F" w:rsidRPr="0002610E">
          <w:rPr>
            <w:rStyle w:val="ab"/>
            <w:noProof/>
          </w:rPr>
          <w:t xml:space="preserve">4.1.2  </w:t>
        </w:r>
        <w:r w:rsidR="000E3A8F" w:rsidRPr="0002610E">
          <w:rPr>
            <w:rStyle w:val="ab"/>
            <w:noProof/>
          </w:rPr>
          <w:t>细化知识图谱实现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_Toc230618686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15</w:t>
        </w:r>
        <w:r w:rsidR="000E3A8F">
          <w:rPr>
            <w:rFonts w:hint="eastAsia"/>
            <w:noProof/>
            <w:webHidden/>
          </w:rPr>
          <w:fldChar w:fldCharType="end"/>
        </w:r>
      </w:hyperlink>
    </w:p>
    <w:p w14:paraId="5CA86412" w14:textId="775A7256"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87" w:history="1">
        <w:r w:rsidR="000E3A8F" w:rsidRPr="0002610E">
          <w:rPr>
            <w:rStyle w:val="ab"/>
            <w:noProof/>
          </w:rPr>
          <w:t xml:space="preserve">4.1.3  </w:t>
        </w:r>
        <w:r w:rsidR="000E3A8F" w:rsidRPr="0002610E">
          <w:rPr>
            <w:rStyle w:val="ab"/>
            <w:noProof/>
          </w:rPr>
          <w:t>图谱交互展示实现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_Toc230618687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16</w:t>
        </w:r>
        <w:r w:rsidR="000E3A8F">
          <w:rPr>
            <w:rFonts w:hint="eastAsia"/>
            <w:noProof/>
            <w:webHidden/>
          </w:rPr>
          <w:fldChar w:fldCharType="end"/>
        </w:r>
      </w:hyperlink>
    </w:p>
    <w:p w14:paraId="4313E4CD" w14:textId="53E9713B"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88" w:history="1">
        <w:r w:rsidR="000E3A8F" w:rsidRPr="0002610E">
          <w:rPr>
            <w:rStyle w:val="ab"/>
            <w:noProof/>
          </w:rPr>
          <w:t xml:space="preserve">4.2  </w:t>
        </w:r>
        <w:r w:rsidR="000E3A8F" w:rsidRPr="0002610E">
          <w:rPr>
            <w:rStyle w:val="ab"/>
            <w:noProof/>
          </w:rPr>
          <w:t>个性化学习路径规划实现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_Toc230618688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16</w:t>
        </w:r>
        <w:r w:rsidR="000E3A8F">
          <w:rPr>
            <w:rFonts w:hint="eastAsia"/>
            <w:noProof/>
            <w:webHidden/>
          </w:rPr>
          <w:fldChar w:fldCharType="end"/>
        </w:r>
      </w:hyperlink>
    </w:p>
    <w:p w14:paraId="6D3D5347" w14:textId="35F7DDF4"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89" w:history="1">
        <w:r w:rsidR="000E3A8F" w:rsidRPr="0002610E">
          <w:rPr>
            <w:rStyle w:val="ab"/>
            <w:noProof/>
          </w:rPr>
          <w:t xml:space="preserve">4.2.1  </w:t>
        </w:r>
        <w:r w:rsidR="000E3A8F" w:rsidRPr="0002610E">
          <w:rPr>
            <w:rStyle w:val="ab"/>
            <w:noProof/>
          </w:rPr>
          <w:t>路径规划输入与输出实现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_Toc230618689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16</w:t>
        </w:r>
        <w:r w:rsidR="000E3A8F">
          <w:rPr>
            <w:rFonts w:hint="eastAsia"/>
            <w:noProof/>
            <w:webHidden/>
          </w:rPr>
          <w:fldChar w:fldCharType="end"/>
        </w:r>
      </w:hyperlink>
    </w:p>
    <w:p w14:paraId="64B0BD95" w14:textId="1132B744"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90" w:history="1">
        <w:r w:rsidR="000E3A8F" w:rsidRPr="0002610E">
          <w:rPr>
            <w:rStyle w:val="ab"/>
            <w:noProof/>
          </w:rPr>
          <w:t xml:space="preserve">4.2.2  </w:t>
        </w:r>
        <w:r w:rsidR="000E3A8F" w:rsidRPr="0002610E">
          <w:rPr>
            <w:rStyle w:val="ab"/>
            <w:noProof/>
          </w:rPr>
          <w:t>路径结果聚合实现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_Toc230618690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16</w:t>
        </w:r>
        <w:r w:rsidR="000E3A8F">
          <w:rPr>
            <w:rFonts w:hint="eastAsia"/>
            <w:noProof/>
            <w:webHidden/>
          </w:rPr>
          <w:fldChar w:fldCharType="end"/>
        </w:r>
      </w:hyperlink>
    </w:p>
    <w:p w14:paraId="6B65E175" w14:textId="54515790"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91" w:history="1">
        <w:r w:rsidR="000E3A8F" w:rsidRPr="0002610E">
          <w:rPr>
            <w:rStyle w:val="ab"/>
            <w:noProof/>
          </w:rPr>
          <w:t xml:space="preserve">4.2.3  </w:t>
        </w:r>
        <w:r w:rsidR="000E3A8F" w:rsidRPr="0002610E">
          <w:rPr>
            <w:rStyle w:val="ab"/>
            <w:noProof/>
          </w:rPr>
          <w:t>路径结果展示实现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_Toc230618691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17</w:t>
        </w:r>
        <w:r w:rsidR="000E3A8F">
          <w:rPr>
            <w:rFonts w:hint="eastAsia"/>
            <w:noProof/>
            <w:webHidden/>
          </w:rPr>
          <w:fldChar w:fldCharType="end"/>
        </w:r>
      </w:hyperlink>
    </w:p>
    <w:p w14:paraId="3E8727A9" w14:textId="3EC43A89"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92" w:history="1">
        <w:r w:rsidR="000E3A8F" w:rsidRPr="0002610E">
          <w:rPr>
            <w:rStyle w:val="ab"/>
            <w:noProof/>
          </w:rPr>
          <w:t xml:space="preserve">4.3  </w:t>
        </w:r>
        <w:r w:rsidR="000E3A8F" w:rsidRPr="0002610E">
          <w:rPr>
            <w:rStyle w:val="ab"/>
            <w:noProof/>
          </w:rPr>
          <w:t>推荐理由解释实现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_Toc230618692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18</w:t>
        </w:r>
        <w:r w:rsidR="000E3A8F">
          <w:rPr>
            <w:rFonts w:hint="eastAsia"/>
            <w:noProof/>
            <w:webHidden/>
          </w:rPr>
          <w:fldChar w:fldCharType="end"/>
        </w:r>
      </w:hyperlink>
    </w:p>
    <w:p w14:paraId="6209566F" w14:textId="58431132"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93" w:history="1">
        <w:r w:rsidR="000E3A8F" w:rsidRPr="0002610E">
          <w:rPr>
            <w:rStyle w:val="ab"/>
            <w:noProof/>
          </w:rPr>
          <w:t xml:space="preserve">4.3.1  </w:t>
        </w:r>
        <w:r w:rsidR="000E3A8F" w:rsidRPr="0002610E">
          <w:rPr>
            <w:rStyle w:val="ab"/>
            <w:noProof/>
          </w:rPr>
          <w:t>整体推荐说明实现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_Toc230618693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18</w:t>
        </w:r>
        <w:r w:rsidR="000E3A8F">
          <w:rPr>
            <w:rFonts w:hint="eastAsia"/>
            <w:noProof/>
            <w:webHidden/>
          </w:rPr>
          <w:fldChar w:fldCharType="end"/>
        </w:r>
      </w:hyperlink>
    </w:p>
    <w:p w14:paraId="1B45CA93" w14:textId="76FB1A6B"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94" w:history="1">
        <w:r w:rsidR="000E3A8F" w:rsidRPr="0002610E">
          <w:rPr>
            <w:rStyle w:val="ab"/>
            <w:noProof/>
          </w:rPr>
          <w:t xml:space="preserve">4.3.2  </w:t>
        </w:r>
        <w:r w:rsidR="000E3A8F" w:rsidRPr="0002610E">
          <w:rPr>
            <w:rStyle w:val="ab"/>
            <w:noProof/>
          </w:rPr>
          <w:t>节点级解释信息实现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_Toc230618694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18</w:t>
        </w:r>
        <w:r w:rsidR="000E3A8F">
          <w:rPr>
            <w:rFonts w:hint="eastAsia"/>
            <w:noProof/>
            <w:webHidden/>
          </w:rPr>
          <w:fldChar w:fldCharType="end"/>
        </w:r>
      </w:hyperlink>
    </w:p>
    <w:p w14:paraId="5F79329B" w14:textId="766E03AE"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95" w:history="1">
        <w:r w:rsidR="000E3A8F" w:rsidRPr="0002610E">
          <w:rPr>
            <w:rStyle w:val="ab"/>
            <w:noProof/>
          </w:rPr>
          <w:t xml:space="preserve">4.4  </w:t>
        </w:r>
        <w:r w:rsidR="000E3A8F" w:rsidRPr="0002610E">
          <w:rPr>
            <w:rStyle w:val="ab"/>
            <w:noProof/>
          </w:rPr>
          <w:t>练习反馈与动态调整实现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_Toc230618695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18</w:t>
        </w:r>
        <w:r w:rsidR="000E3A8F">
          <w:rPr>
            <w:rFonts w:hint="eastAsia"/>
            <w:noProof/>
            <w:webHidden/>
          </w:rPr>
          <w:fldChar w:fldCharType="end"/>
        </w:r>
      </w:hyperlink>
    </w:p>
    <w:p w14:paraId="47974FE8" w14:textId="348D2F4A"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96" w:history="1">
        <w:r w:rsidR="000E3A8F" w:rsidRPr="0002610E">
          <w:rPr>
            <w:rStyle w:val="ab"/>
            <w:noProof/>
          </w:rPr>
          <w:t xml:space="preserve">4.4.1  </w:t>
        </w:r>
        <w:r w:rsidR="000E3A8F" w:rsidRPr="0002610E">
          <w:rPr>
            <w:rStyle w:val="ab"/>
            <w:noProof/>
          </w:rPr>
          <w:t>练习反馈提交实现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_Toc230618696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19</w:t>
        </w:r>
        <w:r w:rsidR="000E3A8F">
          <w:rPr>
            <w:rFonts w:hint="eastAsia"/>
            <w:noProof/>
            <w:webHidden/>
          </w:rPr>
          <w:fldChar w:fldCharType="end"/>
        </w:r>
      </w:hyperlink>
    </w:p>
    <w:p w14:paraId="12E14AD4" w14:textId="10861C31"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97" w:history="1">
        <w:r w:rsidR="000E3A8F" w:rsidRPr="0002610E">
          <w:rPr>
            <w:rStyle w:val="ab"/>
            <w:noProof/>
          </w:rPr>
          <w:t xml:space="preserve">4.4.2  </w:t>
        </w:r>
        <w:r w:rsidR="000E3A8F" w:rsidRPr="0002610E">
          <w:rPr>
            <w:rStyle w:val="ab"/>
            <w:noProof/>
          </w:rPr>
          <w:t>动态路径调整实现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_Toc230618697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19</w:t>
        </w:r>
        <w:r w:rsidR="000E3A8F">
          <w:rPr>
            <w:rFonts w:hint="eastAsia"/>
            <w:noProof/>
            <w:webHidden/>
          </w:rPr>
          <w:fldChar w:fldCharType="end"/>
        </w:r>
      </w:hyperlink>
    </w:p>
    <w:p w14:paraId="68006ECB" w14:textId="4C7A9F22"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698" w:history="1">
        <w:r w:rsidR="000E3A8F" w:rsidRPr="0002610E">
          <w:rPr>
            <w:rStyle w:val="ab"/>
            <w:noProof/>
          </w:rPr>
          <w:t xml:space="preserve">4.4.3  </w:t>
        </w:r>
        <w:r w:rsidR="000E3A8F" w:rsidRPr="0002610E">
          <w:rPr>
            <w:rStyle w:val="ab"/>
            <w:noProof/>
          </w:rPr>
          <w:t>练习反馈回退实现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_Toc230618698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19</w:t>
        </w:r>
        <w:r w:rsidR="000E3A8F">
          <w:rPr>
            <w:rFonts w:hint="eastAsia"/>
            <w:noProof/>
            <w:webHidden/>
          </w:rPr>
          <w:fldChar w:fldCharType="end"/>
        </w:r>
      </w:hyperlink>
    </w:p>
    <w:p w14:paraId="73A76265" w14:textId="5298C328"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699" w:history="1">
        <w:r w:rsidR="000E3A8F" w:rsidRPr="0002610E">
          <w:rPr>
            <w:rStyle w:val="ab"/>
            <w:noProof/>
          </w:rPr>
          <w:t xml:space="preserve">4.5  </w:t>
        </w:r>
        <w:r w:rsidR="000E3A8F" w:rsidRPr="0002610E">
          <w:rPr>
            <w:rStyle w:val="ab"/>
            <w:noProof/>
          </w:rPr>
          <w:t>细化学习导航实现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_Toc230618699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20</w:t>
        </w:r>
        <w:r w:rsidR="000E3A8F">
          <w:rPr>
            <w:rFonts w:hint="eastAsia"/>
            <w:noProof/>
            <w:webHidden/>
          </w:rPr>
          <w:fldChar w:fldCharType="end"/>
        </w:r>
      </w:hyperlink>
    </w:p>
    <w:p w14:paraId="7776B82C" w14:textId="5DD44B32"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00" w:history="1">
        <w:r w:rsidR="000E3A8F" w:rsidRPr="0002610E">
          <w:rPr>
            <w:rStyle w:val="ab"/>
            <w:noProof/>
          </w:rPr>
          <w:t xml:space="preserve">4.5.1  </w:t>
        </w:r>
        <w:r w:rsidR="000E3A8F" w:rsidRPr="0002610E">
          <w:rPr>
            <w:rStyle w:val="ab"/>
            <w:noProof/>
          </w:rPr>
          <w:t>细化学习范围进入实现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_Toc230618700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20</w:t>
        </w:r>
        <w:r w:rsidR="000E3A8F">
          <w:rPr>
            <w:rFonts w:hint="eastAsia"/>
            <w:noProof/>
            <w:webHidden/>
          </w:rPr>
          <w:fldChar w:fldCharType="end"/>
        </w:r>
      </w:hyperlink>
    </w:p>
    <w:p w14:paraId="20845703" w14:textId="56BC22ED"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01" w:history="1">
        <w:r w:rsidR="000E3A8F" w:rsidRPr="0002610E">
          <w:rPr>
            <w:rStyle w:val="ab"/>
            <w:noProof/>
          </w:rPr>
          <w:t xml:space="preserve">4.5.2  </w:t>
        </w:r>
        <w:r w:rsidR="000E3A8F" w:rsidRPr="0002610E">
          <w:rPr>
            <w:rStyle w:val="ab"/>
            <w:noProof/>
          </w:rPr>
          <w:t>细化路径生成实现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_Toc230618701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21</w:t>
        </w:r>
        <w:r w:rsidR="000E3A8F">
          <w:rPr>
            <w:rFonts w:hint="eastAsia"/>
            <w:noProof/>
            <w:webHidden/>
          </w:rPr>
          <w:fldChar w:fldCharType="end"/>
        </w:r>
      </w:hyperlink>
    </w:p>
    <w:p w14:paraId="100ADEA4" w14:textId="0689820D"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02" w:history="1">
        <w:r w:rsidR="000E3A8F" w:rsidRPr="0002610E">
          <w:rPr>
            <w:rStyle w:val="ab"/>
            <w:noProof/>
          </w:rPr>
          <w:t xml:space="preserve">4.5.3  </w:t>
        </w:r>
        <w:r w:rsidR="000E3A8F" w:rsidRPr="0002610E">
          <w:rPr>
            <w:rStyle w:val="ab"/>
            <w:noProof/>
          </w:rPr>
          <w:t>细化掌握度与父节点联动实现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_Toc230618702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21</w:t>
        </w:r>
        <w:r w:rsidR="000E3A8F">
          <w:rPr>
            <w:rFonts w:hint="eastAsia"/>
            <w:noProof/>
            <w:webHidden/>
          </w:rPr>
          <w:fldChar w:fldCharType="end"/>
        </w:r>
      </w:hyperlink>
    </w:p>
    <w:p w14:paraId="0C0BF72C" w14:textId="43C4B620"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703" w:history="1">
        <w:r w:rsidR="000E3A8F" w:rsidRPr="0002610E">
          <w:rPr>
            <w:rStyle w:val="ab"/>
            <w:noProof/>
          </w:rPr>
          <w:t xml:space="preserve">4.6  </w:t>
        </w:r>
        <w:r w:rsidR="000E3A8F" w:rsidRPr="0002610E">
          <w:rPr>
            <w:rStyle w:val="ab"/>
            <w:noProof/>
          </w:rPr>
          <w:t>推荐资源与学习者画像实现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_Toc230618703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21</w:t>
        </w:r>
        <w:r w:rsidR="000E3A8F">
          <w:rPr>
            <w:rFonts w:hint="eastAsia"/>
            <w:noProof/>
            <w:webHidden/>
          </w:rPr>
          <w:fldChar w:fldCharType="end"/>
        </w:r>
      </w:hyperlink>
    </w:p>
    <w:p w14:paraId="4216124D" w14:textId="4AD626E2"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04" w:history="1">
        <w:r w:rsidR="000E3A8F" w:rsidRPr="0002610E">
          <w:rPr>
            <w:rStyle w:val="ab"/>
            <w:noProof/>
          </w:rPr>
          <w:t xml:space="preserve">4.6.1  </w:t>
        </w:r>
        <w:r w:rsidR="000E3A8F" w:rsidRPr="0002610E">
          <w:rPr>
            <w:rStyle w:val="ab"/>
            <w:noProof/>
          </w:rPr>
          <w:t>推荐资源生成实现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_Toc230618704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21</w:t>
        </w:r>
        <w:r w:rsidR="000E3A8F">
          <w:rPr>
            <w:rFonts w:hint="eastAsia"/>
            <w:noProof/>
            <w:webHidden/>
          </w:rPr>
          <w:fldChar w:fldCharType="end"/>
        </w:r>
      </w:hyperlink>
    </w:p>
    <w:p w14:paraId="63C8DA1B" w14:textId="1FC1C905"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05" w:history="1">
        <w:r w:rsidR="000E3A8F" w:rsidRPr="0002610E">
          <w:rPr>
            <w:rStyle w:val="ab"/>
            <w:noProof/>
          </w:rPr>
          <w:t xml:space="preserve">4.6.2  </w:t>
        </w:r>
        <w:r w:rsidR="000E3A8F" w:rsidRPr="0002610E">
          <w:rPr>
            <w:rStyle w:val="ab"/>
            <w:noProof/>
          </w:rPr>
          <w:t>资源页面承接实现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_Toc230618705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22</w:t>
        </w:r>
        <w:r w:rsidR="000E3A8F">
          <w:rPr>
            <w:rFonts w:hint="eastAsia"/>
            <w:noProof/>
            <w:webHidden/>
          </w:rPr>
          <w:fldChar w:fldCharType="end"/>
        </w:r>
      </w:hyperlink>
    </w:p>
    <w:p w14:paraId="2B641840" w14:textId="6747D384"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06" w:history="1">
        <w:r w:rsidR="000E3A8F" w:rsidRPr="0002610E">
          <w:rPr>
            <w:rStyle w:val="ab"/>
            <w:noProof/>
          </w:rPr>
          <w:t xml:space="preserve">4.6.3  </w:t>
        </w:r>
        <w:r w:rsidR="000E3A8F" w:rsidRPr="0002610E">
          <w:rPr>
            <w:rStyle w:val="ab"/>
            <w:noProof/>
          </w:rPr>
          <w:t>学习者画像展示实现</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_Toc230618706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23</w:t>
        </w:r>
        <w:r w:rsidR="000E3A8F">
          <w:rPr>
            <w:rFonts w:hint="eastAsia"/>
            <w:noProof/>
            <w:webHidden/>
          </w:rPr>
          <w:fldChar w:fldCharType="end"/>
        </w:r>
      </w:hyperlink>
    </w:p>
    <w:p w14:paraId="3A030BF1" w14:textId="5E1F2B7A"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707" w:history="1">
        <w:r w:rsidR="000E3A8F" w:rsidRPr="0002610E">
          <w:rPr>
            <w:rStyle w:val="ab"/>
            <w:noProof/>
          </w:rPr>
          <w:t>第</w:t>
        </w:r>
        <w:r w:rsidR="000E3A8F" w:rsidRPr="0002610E">
          <w:rPr>
            <w:rStyle w:val="ab"/>
            <w:noProof/>
          </w:rPr>
          <w:t>5</w:t>
        </w:r>
        <w:r w:rsidR="000E3A8F" w:rsidRPr="0002610E">
          <w:rPr>
            <w:rStyle w:val="ab"/>
            <w:noProof/>
          </w:rPr>
          <w:t>章</w:t>
        </w:r>
        <w:r w:rsidR="000E3A8F" w:rsidRPr="0002610E">
          <w:rPr>
            <w:rStyle w:val="ab"/>
            <w:noProof/>
          </w:rPr>
          <w:t xml:space="preserve">  </w:t>
        </w:r>
        <w:r w:rsidR="000E3A8F" w:rsidRPr="0002610E">
          <w:rPr>
            <w:rStyle w:val="ab"/>
            <w:noProof/>
          </w:rPr>
          <w:t>系统测试与结果分析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_Toc230618707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24</w:t>
        </w:r>
        <w:r w:rsidR="000E3A8F">
          <w:rPr>
            <w:rFonts w:hint="eastAsia"/>
            <w:noProof/>
            <w:webHidden/>
          </w:rPr>
          <w:fldChar w:fldCharType="end"/>
        </w:r>
      </w:hyperlink>
    </w:p>
    <w:p w14:paraId="21EDFB56" w14:textId="179C9A68"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708" w:history="1">
        <w:r w:rsidR="000E3A8F" w:rsidRPr="0002610E">
          <w:rPr>
            <w:rStyle w:val="ab"/>
            <w:noProof/>
          </w:rPr>
          <w:t xml:space="preserve">5.1  </w:t>
        </w:r>
        <w:r w:rsidR="000E3A8F" w:rsidRPr="0002610E">
          <w:rPr>
            <w:rStyle w:val="ab"/>
            <w:noProof/>
          </w:rPr>
          <w:t>系统测试环境与方法</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_Toc230618708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24</w:t>
        </w:r>
        <w:r w:rsidR="000E3A8F">
          <w:rPr>
            <w:rFonts w:hint="eastAsia"/>
            <w:noProof/>
            <w:webHidden/>
          </w:rPr>
          <w:fldChar w:fldCharType="end"/>
        </w:r>
      </w:hyperlink>
    </w:p>
    <w:p w14:paraId="41CFE377" w14:textId="37C58306"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09" w:history="1">
        <w:r w:rsidR="000E3A8F" w:rsidRPr="0002610E">
          <w:rPr>
            <w:rStyle w:val="ab"/>
            <w:noProof/>
          </w:rPr>
          <w:t xml:space="preserve">5.1.1  </w:t>
        </w:r>
        <w:r w:rsidR="000E3A8F" w:rsidRPr="0002610E">
          <w:rPr>
            <w:rStyle w:val="ab"/>
            <w:noProof/>
          </w:rPr>
          <w:t>测试环境与数据基线</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_Toc230618709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24</w:t>
        </w:r>
        <w:r w:rsidR="000E3A8F">
          <w:rPr>
            <w:rFonts w:hint="eastAsia"/>
            <w:noProof/>
            <w:webHidden/>
          </w:rPr>
          <w:fldChar w:fldCharType="end"/>
        </w:r>
      </w:hyperlink>
    </w:p>
    <w:p w14:paraId="5F56222C" w14:textId="52B32859"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10" w:history="1">
        <w:r w:rsidR="000E3A8F" w:rsidRPr="0002610E">
          <w:rPr>
            <w:rStyle w:val="ab"/>
            <w:noProof/>
          </w:rPr>
          <w:t xml:space="preserve">5.1.2  </w:t>
        </w:r>
        <w:r w:rsidR="000E3A8F" w:rsidRPr="0002610E">
          <w:rPr>
            <w:rStyle w:val="ab"/>
            <w:noProof/>
          </w:rPr>
          <w:t>测试流程与评价指标</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_Toc230618710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24</w:t>
        </w:r>
        <w:r w:rsidR="000E3A8F">
          <w:rPr>
            <w:rFonts w:hint="eastAsia"/>
            <w:noProof/>
            <w:webHidden/>
          </w:rPr>
          <w:fldChar w:fldCharType="end"/>
        </w:r>
      </w:hyperlink>
    </w:p>
    <w:p w14:paraId="0669D8F1" w14:textId="6513DD2F" w:rsidR="000E3A8F" w:rsidRDefault="00381B9B">
      <w:pPr>
        <w:pStyle w:val="20"/>
        <w:tabs>
          <w:tab w:val="right" w:pos="9060"/>
        </w:tabs>
        <w:ind w:left="480"/>
        <w:rPr>
          <w:rFonts w:asciiTheme="minorHAnsi" w:eastAsiaTheme="minorEastAsia" w:hAnsiTheme="minorHAnsi" w:cstheme="minorBidi"/>
          <w:noProof/>
          <w:kern w:val="2"/>
          <w:sz w:val="22"/>
          <w14:ligatures w14:val="standardContextual"/>
        </w:rPr>
      </w:pPr>
      <w:hyperlink w:anchor="_Toc230618711" w:history="1">
        <w:r w:rsidR="000E3A8F" w:rsidRPr="0002610E">
          <w:rPr>
            <w:rStyle w:val="ab"/>
            <w:noProof/>
          </w:rPr>
          <w:t xml:space="preserve">5.2  </w:t>
        </w:r>
        <w:r w:rsidR="000E3A8F" w:rsidRPr="0002610E">
          <w:rPr>
            <w:rStyle w:val="ab"/>
            <w:noProof/>
          </w:rPr>
          <w:t>核心功能测试与结果分析</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_Toc230618711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25</w:t>
        </w:r>
        <w:r w:rsidR="000E3A8F">
          <w:rPr>
            <w:rFonts w:hint="eastAsia"/>
            <w:noProof/>
            <w:webHidden/>
          </w:rPr>
          <w:fldChar w:fldCharType="end"/>
        </w:r>
      </w:hyperlink>
    </w:p>
    <w:p w14:paraId="25B438B2" w14:textId="53028DA4"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12" w:history="1">
        <w:r w:rsidR="000E3A8F" w:rsidRPr="0002610E">
          <w:rPr>
            <w:rStyle w:val="ab"/>
            <w:noProof/>
          </w:rPr>
          <w:t xml:space="preserve">5.2.1  </w:t>
        </w:r>
        <w:r w:rsidR="000E3A8F" w:rsidRPr="0002610E">
          <w:rPr>
            <w:rStyle w:val="ab"/>
            <w:noProof/>
          </w:rPr>
          <w:t>主学习导航链路测试</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_Toc230618712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25</w:t>
        </w:r>
        <w:r w:rsidR="000E3A8F">
          <w:rPr>
            <w:rFonts w:hint="eastAsia"/>
            <w:noProof/>
            <w:webHidden/>
          </w:rPr>
          <w:fldChar w:fldCharType="end"/>
        </w:r>
      </w:hyperlink>
    </w:p>
    <w:p w14:paraId="0DEFBF69" w14:textId="4687795B" w:rsidR="000E3A8F" w:rsidRDefault="00381B9B">
      <w:pPr>
        <w:pStyle w:val="30"/>
        <w:tabs>
          <w:tab w:val="right" w:pos="9060"/>
        </w:tabs>
        <w:ind w:left="960"/>
        <w:rPr>
          <w:rFonts w:asciiTheme="minorHAnsi" w:eastAsiaTheme="minorEastAsia" w:hAnsiTheme="minorHAnsi" w:cstheme="minorBidi"/>
          <w:noProof/>
          <w:kern w:val="2"/>
          <w:sz w:val="22"/>
          <w14:ligatures w14:val="standardContextual"/>
        </w:rPr>
      </w:pPr>
      <w:hyperlink w:anchor="_Toc230618713" w:history="1">
        <w:r w:rsidR="000E3A8F" w:rsidRPr="0002610E">
          <w:rPr>
            <w:rStyle w:val="ab"/>
            <w:noProof/>
          </w:rPr>
          <w:t xml:space="preserve">5.2.2  </w:t>
        </w:r>
        <w:r w:rsidR="000E3A8F" w:rsidRPr="0002610E">
          <w:rPr>
            <w:rStyle w:val="ab"/>
            <w:noProof/>
          </w:rPr>
          <w:t>练习反馈闭环与细化学习测试</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_Toc230618713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25</w:t>
        </w:r>
        <w:r w:rsidR="000E3A8F">
          <w:rPr>
            <w:rFonts w:hint="eastAsia"/>
            <w:noProof/>
            <w:webHidden/>
          </w:rPr>
          <w:fldChar w:fldCharType="end"/>
        </w:r>
      </w:hyperlink>
    </w:p>
    <w:p w14:paraId="418EE235" w14:textId="0DA45955"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714" w:history="1">
        <w:r w:rsidR="000E3A8F" w:rsidRPr="0002610E">
          <w:rPr>
            <w:rStyle w:val="ab"/>
            <w:noProof/>
          </w:rPr>
          <w:t>第</w:t>
        </w:r>
        <w:r w:rsidR="000E3A8F" w:rsidRPr="0002610E">
          <w:rPr>
            <w:rStyle w:val="ab"/>
            <w:noProof/>
          </w:rPr>
          <w:t>6</w:t>
        </w:r>
        <w:r w:rsidR="000E3A8F" w:rsidRPr="0002610E">
          <w:rPr>
            <w:rStyle w:val="ab"/>
            <w:noProof/>
          </w:rPr>
          <w:t>章</w:t>
        </w:r>
        <w:r w:rsidR="000E3A8F" w:rsidRPr="0002610E">
          <w:rPr>
            <w:rStyle w:val="ab"/>
            <w:noProof/>
          </w:rPr>
          <w:t xml:space="preserve">  </w:t>
        </w:r>
        <w:r w:rsidR="000E3A8F" w:rsidRPr="0002610E">
          <w:rPr>
            <w:rStyle w:val="ab"/>
            <w:noProof/>
          </w:rPr>
          <w:t>设计总结</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_Toc230618714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27</w:t>
        </w:r>
        <w:r w:rsidR="000E3A8F">
          <w:rPr>
            <w:rFonts w:hint="eastAsia"/>
            <w:noProof/>
            <w:webHidden/>
          </w:rPr>
          <w:fldChar w:fldCharType="end"/>
        </w:r>
      </w:hyperlink>
    </w:p>
    <w:p w14:paraId="2188D489" w14:textId="2FF8A03A" w:rsidR="000E3A8F" w:rsidRDefault="00381B9B">
      <w:pPr>
        <w:pStyle w:val="11"/>
        <w:tabs>
          <w:tab w:val="right" w:pos="9060"/>
        </w:tabs>
        <w:rPr>
          <w:rFonts w:asciiTheme="minorHAnsi" w:eastAsiaTheme="minorEastAsia" w:hAnsiTheme="minorHAnsi" w:cstheme="minorBidi"/>
          <w:noProof/>
          <w:kern w:val="2"/>
          <w:sz w:val="22"/>
          <w14:ligatures w14:val="standardContextual"/>
        </w:rPr>
      </w:pPr>
      <w:r>
        <w:fldChar w:fldCharType="begin"/>
      </w:r>
      <w:r>
        <w:instrText xml:space="preserve"> HYPERLINK \l "_Toc230618715" </w:instrText>
      </w:r>
      <w:r>
        <w:fldChar w:fldCharType="separate"/>
      </w:r>
      <w:r w:rsidR="000E3A8F" w:rsidRPr="00284236">
        <w:rPr>
          <w:rStyle w:val="ab"/>
          <w:noProof/>
          <w:rPrChange w:id="17" w:author="a" w:date="2026-05-25T20:29:00Z">
            <w:rPr>
              <w:rStyle w:val="ab"/>
              <w:rFonts w:ascii="黑体" w:eastAsia="黑体" w:hAnsi="黑体"/>
              <w:noProof/>
            </w:rPr>
          </w:rPrChange>
        </w:rPr>
        <w:t>参</w:t>
      </w:r>
      <w:r w:rsidR="000E3A8F" w:rsidRPr="00284236">
        <w:rPr>
          <w:rStyle w:val="ab"/>
          <w:noProof/>
          <w:rPrChange w:id="18" w:author="a" w:date="2026-05-25T20:29:00Z">
            <w:rPr>
              <w:rStyle w:val="ab"/>
              <w:rFonts w:ascii="黑体" w:eastAsia="黑体" w:hAnsi="黑体"/>
              <w:noProof/>
            </w:rPr>
          </w:rPrChange>
        </w:rPr>
        <w:t xml:space="preserve"> </w:t>
      </w:r>
      <w:r w:rsidR="000E3A8F" w:rsidRPr="00284236">
        <w:rPr>
          <w:rStyle w:val="ab"/>
          <w:noProof/>
          <w:rPrChange w:id="19" w:author="a" w:date="2026-05-25T20:29:00Z">
            <w:rPr>
              <w:rStyle w:val="ab"/>
              <w:rFonts w:ascii="黑体" w:eastAsia="黑体" w:hAnsi="黑体"/>
              <w:noProof/>
            </w:rPr>
          </w:rPrChange>
        </w:rPr>
        <w:t>考</w:t>
      </w:r>
      <w:r w:rsidR="000E3A8F" w:rsidRPr="00284236">
        <w:rPr>
          <w:rStyle w:val="ab"/>
          <w:noProof/>
          <w:rPrChange w:id="20" w:author="a" w:date="2026-05-25T20:29:00Z">
            <w:rPr>
              <w:rStyle w:val="ab"/>
              <w:rFonts w:ascii="黑体" w:eastAsia="黑体" w:hAnsi="黑体"/>
              <w:noProof/>
            </w:rPr>
          </w:rPrChange>
        </w:rPr>
        <w:t xml:space="preserve"> </w:t>
      </w:r>
      <w:r w:rsidR="000E3A8F" w:rsidRPr="00284236">
        <w:rPr>
          <w:rStyle w:val="ab"/>
          <w:noProof/>
          <w:rPrChange w:id="21" w:author="a" w:date="2026-05-25T20:29:00Z">
            <w:rPr>
              <w:rStyle w:val="ab"/>
              <w:rFonts w:ascii="黑体" w:eastAsia="黑体" w:hAnsi="黑体"/>
              <w:noProof/>
            </w:rPr>
          </w:rPrChange>
        </w:rPr>
        <w:t>文</w:t>
      </w:r>
      <w:r w:rsidR="000E3A8F" w:rsidRPr="00284236">
        <w:rPr>
          <w:rStyle w:val="ab"/>
          <w:noProof/>
          <w:rPrChange w:id="22" w:author="a" w:date="2026-05-25T20:29:00Z">
            <w:rPr>
              <w:rStyle w:val="ab"/>
              <w:rFonts w:ascii="黑体" w:eastAsia="黑体" w:hAnsi="黑体"/>
              <w:noProof/>
            </w:rPr>
          </w:rPrChange>
        </w:rPr>
        <w:t xml:space="preserve"> </w:t>
      </w:r>
      <w:r w:rsidR="000E3A8F" w:rsidRPr="00284236">
        <w:rPr>
          <w:rStyle w:val="ab"/>
          <w:noProof/>
          <w:rPrChange w:id="23" w:author="a" w:date="2026-05-25T20:29:00Z">
            <w:rPr>
              <w:rStyle w:val="ab"/>
              <w:rFonts w:ascii="黑体" w:eastAsia="黑体" w:hAnsi="黑体"/>
              <w:noProof/>
            </w:rPr>
          </w:rPrChange>
        </w:rPr>
        <w:t>献</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_Toc230618715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28</w:t>
      </w:r>
      <w:r w:rsidR="000E3A8F">
        <w:rPr>
          <w:rFonts w:hint="eastAsia"/>
          <w:noProof/>
          <w:webHidden/>
        </w:rPr>
        <w:fldChar w:fldCharType="end"/>
      </w:r>
      <w:r>
        <w:rPr>
          <w:noProof/>
        </w:rPr>
        <w:fldChar w:fldCharType="end"/>
      </w:r>
    </w:p>
    <w:p w14:paraId="194E57F9" w14:textId="3BE3092E" w:rsidR="000E3A8F" w:rsidRDefault="00381B9B">
      <w:pPr>
        <w:pStyle w:val="11"/>
        <w:tabs>
          <w:tab w:val="right" w:pos="9060"/>
        </w:tabs>
        <w:rPr>
          <w:rFonts w:asciiTheme="minorHAnsi" w:eastAsiaTheme="minorEastAsia" w:hAnsiTheme="minorHAnsi" w:cstheme="minorBidi"/>
          <w:noProof/>
          <w:kern w:val="2"/>
          <w:sz w:val="22"/>
          <w14:ligatures w14:val="standardContextual"/>
        </w:rPr>
      </w:pPr>
      <w:hyperlink w:anchor="_Toc230618716" w:history="1">
        <w:r w:rsidR="000E3A8F" w:rsidRPr="0002610E">
          <w:rPr>
            <w:rStyle w:val="ab"/>
            <w:noProof/>
          </w:rPr>
          <w:t>致</w:t>
        </w:r>
        <w:r w:rsidR="000E3A8F" w:rsidRPr="0002610E">
          <w:rPr>
            <w:rStyle w:val="ab"/>
            <w:noProof/>
          </w:rPr>
          <w:t xml:space="preserve">    </w:t>
        </w:r>
        <w:r w:rsidR="000E3A8F" w:rsidRPr="0002610E">
          <w:rPr>
            <w:rStyle w:val="ab"/>
            <w:noProof/>
          </w:rPr>
          <w:t>谢</w:t>
        </w:r>
        <w:r w:rsidR="000E3A8F">
          <w:rPr>
            <w:rFonts w:hint="eastAsia"/>
            <w:noProof/>
            <w:webHidden/>
          </w:rPr>
          <w:tab/>
        </w:r>
        <w:r w:rsidR="000E3A8F">
          <w:rPr>
            <w:rFonts w:hint="eastAsia"/>
            <w:noProof/>
            <w:webHidden/>
          </w:rPr>
          <w:fldChar w:fldCharType="begin"/>
        </w:r>
        <w:r w:rsidR="000E3A8F">
          <w:rPr>
            <w:rFonts w:hint="eastAsia"/>
            <w:noProof/>
            <w:webHidden/>
          </w:rPr>
          <w:instrText xml:space="preserve"> </w:instrText>
        </w:r>
        <w:r w:rsidR="000E3A8F">
          <w:rPr>
            <w:noProof/>
            <w:webHidden/>
          </w:rPr>
          <w:instrText>PAGEREF _Toc230618716 \h</w:instrText>
        </w:r>
        <w:r w:rsidR="000E3A8F">
          <w:rPr>
            <w:rFonts w:hint="eastAsia"/>
            <w:noProof/>
            <w:webHidden/>
          </w:rPr>
          <w:instrText xml:space="preserve"> </w:instrText>
        </w:r>
        <w:r w:rsidR="000E3A8F">
          <w:rPr>
            <w:rFonts w:hint="eastAsia"/>
            <w:noProof/>
            <w:webHidden/>
          </w:rPr>
        </w:r>
        <w:r w:rsidR="000E3A8F">
          <w:rPr>
            <w:rFonts w:hint="eastAsia"/>
            <w:noProof/>
            <w:webHidden/>
          </w:rPr>
          <w:fldChar w:fldCharType="separate"/>
        </w:r>
        <w:r w:rsidR="000E3A8F">
          <w:rPr>
            <w:noProof/>
            <w:webHidden/>
          </w:rPr>
          <w:t>29</w:t>
        </w:r>
        <w:r w:rsidR="000E3A8F">
          <w:rPr>
            <w:rFonts w:hint="eastAsia"/>
            <w:noProof/>
            <w:webHidden/>
          </w:rPr>
          <w:fldChar w:fldCharType="end"/>
        </w:r>
      </w:hyperlink>
    </w:p>
    <w:p w14:paraId="6D91BAE1" w14:textId="2938DF11" w:rsidR="000E3A8F" w:rsidRDefault="00381B9B">
      <w:pPr>
        <w:pStyle w:val="11"/>
        <w:tabs>
          <w:tab w:val="right" w:pos="9060"/>
        </w:tabs>
        <w:rPr>
          <w:rFonts w:asciiTheme="minorHAnsi" w:eastAsiaTheme="minorEastAsia" w:hAnsiTheme="minorHAnsi" w:cstheme="minorBidi"/>
          <w:noProof/>
          <w:kern w:val="2"/>
          <w:sz w:val="22"/>
          <w14:ligatures w14:val="standardContextual"/>
        </w:rPr>
      </w:pPr>
      <w:r>
        <w:fldChar w:fldCharType="begin"/>
      </w:r>
      <w:r>
        <w:instrText xml:space="preserve"> HYPERLINK \l "_Toc230618717" </w:instrText>
      </w:r>
      <w:r>
        <w:fldChar w:fldCharType="separate"/>
      </w:r>
      <w:r w:rsidR="000E3A8F" w:rsidRPr="0002610E">
        <w:rPr>
          <w:rStyle w:val="ab"/>
          <w:noProof/>
        </w:rPr>
        <w:t>附录一</w:t>
      </w:r>
      <w:r w:rsidR="000E3A8F" w:rsidRPr="0002610E">
        <w:rPr>
          <w:rStyle w:val="ab"/>
          <w:noProof/>
        </w:rPr>
        <w:t xml:space="preserve"> </w:t>
      </w:r>
      <w:r w:rsidR="000E3A8F" w:rsidRPr="0002610E">
        <w:rPr>
          <w:rStyle w:val="ab"/>
          <w:noProof/>
        </w:rPr>
        <w:t>外文原文</w:t>
      </w:r>
      <w:del w:id="24" w:author="a" w:date="2026-05-25T20:28:00Z">
        <w:r w:rsidR="000E3A8F" w:rsidDel="00284236">
          <w:rPr>
            <w:rFonts w:hint="eastAsia"/>
            <w:noProof/>
            <w:webHidden/>
          </w:rPr>
          <w:tab/>
        </w:r>
        <w:r w:rsidR="000E3A8F" w:rsidDel="00284236">
          <w:rPr>
            <w:rFonts w:hint="eastAsia"/>
            <w:noProof/>
            <w:webHidden/>
          </w:rPr>
          <w:fldChar w:fldCharType="begin"/>
        </w:r>
        <w:r w:rsidR="000E3A8F" w:rsidDel="00284236">
          <w:rPr>
            <w:rFonts w:hint="eastAsia"/>
            <w:noProof/>
            <w:webHidden/>
          </w:rPr>
          <w:delInstrText xml:space="preserve"> </w:delInstrText>
        </w:r>
        <w:r w:rsidR="000E3A8F" w:rsidDel="00284236">
          <w:rPr>
            <w:noProof/>
            <w:webHidden/>
          </w:rPr>
          <w:delInstrText>PAGEREF _Toc230618717 \h</w:delInstrText>
        </w:r>
        <w:r w:rsidR="000E3A8F" w:rsidDel="00284236">
          <w:rPr>
            <w:rFonts w:hint="eastAsia"/>
            <w:noProof/>
            <w:webHidden/>
          </w:rPr>
          <w:delInstrText xml:space="preserve"> </w:delInstrText>
        </w:r>
        <w:r w:rsidR="000E3A8F" w:rsidDel="00284236">
          <w:rPr>
            <w:rFonts w:hint="eastAsia"/>
            <w:noProof/>
            <w:webHidden/>
          </w:rPr>
        </w:r>
        <w:r w:rsidR="000E3A8F" w:rsidDel="00284236">
          <w:rPr>
            <w:rFonts w:hint="eastAsia"/>
            <w:noProof/>
            <w:webHidden/>
          </w:rPr>
          <w:fldChar w:fldCharType="separate"/>
        </w:r>
        <w:r w:rsidR="000E3A8F" w:rsidDel="00284236">
          <w:rPr>
            <w:noProof/>
            <w:webHidden/>
          </w:rPr>
          <w:delText>30</w:delText>
        </w:r>
        <w:r w:rsidR="000E3A8F" w:rsidDel="00284236">
          <w:rPr>
            <w:rFonts w:hint="eastAsia"/>
            <w:noProof/>
            <w:webHidden/>
          </w:rPr>
          <w:fldChar w:fldCharType="end"/>
        </w:r>
      </w:del>
      <w:r>
        <w:rPr>
          <w:noProof/>
        </w:rPr>
        <w:fldChar w:fldCharType="end"/>
      </w:r>
    </w:p>
    <w:p w14:paraId="0ABB3843" w14:textId="6EF701A6" w:rsidR="000E3A8F" w:rsidRDefault="00381B9B">
      <w:pPr>
        <w:pStyle w:val="11"/>
        <w:tabs>
          <w:tab w:val="right" w:pos="9060"/>
        </w:tabs>
        <w:rPr>
          <w:rFonts w:asciiTheme="minorHAnsi" w:eastAsiaTheme="minorEastAsia" w:hAnsiTheme="minorHAnsi" w:cstheme="minorBidi"/>
          <w:noProof/>
          <w:kern w:val="2"/>
          <w:sz w:val="22"/>
          <w14:ligatures w14:val="standardContextual"/>
        </w:rPr>
      </w:pPr>
      <w:r>
        <w:fldChar w:fldCharType="begin"/>
      </w:r>
      <w:r>
        <w:instrText xml:space="preserve"> HYPERLINK \l "_Toc230618718" </w:instrText>
      </w:r>
      <w:r>
        <w:fldChar w:fldCharType="separate"/>
      </w:r>
      <w:r w:rsidR="000E3A8F" w:rsidRPr="0002610E">
        <w:rPr>
          <w:rStyle w:val="ab"/>
          <w:noProof/>
        </w:rPr>
        <w:t>附录二</w:t>
      </w:r>
      <w:r w:rsidR="000E3A8F" w:rsidRPr="0002610E">
        <w:rPr>
          <w:rStyle w:val="ab"/>
          <w:noProof/>
        </w:rPr>
        <w:t xml:space="preserve"> </w:t>
      </w:r>
      <w:r w:rsidR="000E3A8F" w:rsidRPr="0002610E">
        <w:rPr>
          <w:rStyle w:val="ab"/>
          <w:noProof/>
        </w:rPr>
        <w:t>中文译文</w:t>
      </w:r>
      <w:del w:id="25" w:author="a" w:date="2026-05-25T20:28:00Z">
        <w:r w:rsidR="000E3A8F" w:rsidDel="00284236">
          <w:rPr>
            <w:rFonts w:hint="eastAsia"/>
            <w:noProof/>
            <w:webHidden/>
          </w:rPr>
          <w:tab/>
        </w:r>
        <w:r w:rsidR="000E3A8F" w:rsidDel="00284236">
          <w:rPr>
            <w:rFonts w:hint="eastAsia"/>
            <w:noProof/>
            <w:webHidden/>
          </w:rPr>
          <w:fldChar w:fldCharType="begin"/>
        </w:r>
        <w:r w:rsidR="000E3A8F" w:rsidDel="00284236">
          <w:rPr>
            <w:rFonts w:hint="eastAsia"/>
            <w:noProof/>
            <w:webHidden/>
          </w:rPr>
          <w:delInstrText xml:space="preserve"> </w:delInstrText>
        </w:r>
        <w:r w:rsidR="000E3A8F" w:rsidDel="00284236">
          <w:rPr>
            <w:noProof/>
            <w:webHidden/>
          </w:rPr>
          <w:delInstrText>PAGEREF _Toc230618718 \h</w:delInstrText>
        </w:r>
        <w:r w:rsidR="000E3A8F" w:rsidDel="00284236">
          <w:rPr>
            <w:rFonts w:hint="eastAsia"/>
            <w:noProof/>
            <w:webHidden/>
          </w:rPr>
          <w:delInstrText xml:space="preserve"> </w:delInstrText>
        </w:r>
        <w:r w:rsidR="000E3A8F" w:rsidDel="00284236">
          <w:rPr>
            <w:rFonts w:hint="eastAsia"/>
            <w:noProof/>
            <w:webHidden/>
          </w:rPr>
        </w:r>
        <w:r w:rsidR="000E3A8F" w:rsidDel="00284236">
          <w:rPr>
            <w:rFonts w:hint="eastAsia"/>
            <w:noProof/>
            <w:webHidden/>
          </w:rPr>
          <w:fldChar w:fldCharType="separate"/>
        </w:r>
        <w:r w:rsidR="000E3A8F" w:rsidDel="00284236">
          <w:rPr>
            <w:noProof/>
            <w:webHidden/>
          </w:rPr>
          <w:delText>31</w:delText>
        </w:r>
        <w:r w:rsidR="000E3A8F" w:rsidDel="00284236">
          <w:rPr>
            <w:rFonts w:hint="eastAsia"/>
            <w:noProof/>
            <w:webHidden/>
          </w:rPr>
          <w:fldChar w:fldCharType="end"/>
        </w:r>
      </w:del>
      <w:r>
        <w:rPr>
          <w:noProof/>
        </w:rPr>
        <w:fldChar w:fldCharType="end"/>
      </w:r>
    </w:p>
    <w:p w14:paraId="2B4F42AC" w14:textId="4E8F9ACF" w:rsidR="00C85A79" w:rsidRDefault="0043428C" w:rsidP="00903D33">
      <w:pPr>
        <w:snapToGrid w:val="0"/>
        <w:sectPr w:rsidR="00C85A79">
          <w:pgSz w:w="11906" w:h="16838"/>
          <w:pgMar w:top="1985" w:right="1418" w:bottom="1418" w:left="1418" w:header="1418" w:footer="1134" w:gutter="0"/>
          <w:pgNumType w:fmt="upperRoman"/>
          <w:cols w:space="720"/>
          <w:docGrid w:linePitch="326" w:charSpace="-2048"/>
        </w:sectPr>
      </w:pPr>
      <w:r>
        <w:fldChar w:fldCharType="end"/>
      </w:r>
    </w:p>
    <w:p w14:paraId="1ABD9767" w14:textId="77777777" w:rsidR="00C85A79" w:rsidRPr="00012275" w:rsidRDefault="0043428C" w:rsidP="00903D33">
      <w:pPr>
        <w:pStyle w:val="1"/>
        <w:snapToGrid w:val="0"/>
        <w:spacing w:afterLines="100" w:after="240"/>
        <w:jc w:val="center"/>
        <w:rPr>
          <w:bCs w:val="0"/>
        </w:rPr>
      </w:pPr>
      <w:bookmarkStart w:id="26" w:name="_Toc26710251"/>
      <w:bookmarkStart w:id="27" w:name="_Toc230618650"/>
      <w:r w:rsidRPr="00012275">
        <w:rPr>
          <w:rFonts w:hint="eastAsia"/>
          <w:bCs w:val="0"/>
        </w:rPr>
        <w:lastRenderedPageBreak/>
        <w:t>引    言</w:t>
      </w:r>
      <w:bookmarkEnd w:id="26"/>
      <w:bookmarkEnd w:id="27"/>
    </w:p>
    <w:p w14:paraId="16515261" w14:textId="77777777" w:rsidR="00373B21" w:rsidRDefault="00373B21" w:rsidP="00903D33">
      <w:pPr>
        <w:snapToGrid w:val="0"/>
        <w:ind w:firstLineChars="200" w:firstLine="480"/>
      </w:pPr>
      <w:r>
        <w:rPr>
          <w:rFonts w:hint="eastAsia"/>
        </w:rPr>
        <w:t>随着在线教育平台和数字化学习资源的发展，自主学习已经成为很多高校学生常见的学习方式。和传统课堂相比，自主学习给了学习者更多自由，但也提出了更高要求。学习者不仅要知道学什么，还要判断先学什么、后学什么，以及在时间有限的情况下哪些内容应该优先安排。对于数据结构这类知识点关联强、层次比较清楚的课程来说，这个问题尤其明显。</w:t>
      </w:r>
    </w:p>
    <w:p w14:paraId="48D2103B" w14:textId="77777777" w:rsidR="00373B21" w:rsidRDefault="00373B21" w:rsidP="00903D33">
      <w:pPr>
        <w:snapToGrid w:val="0"/>
        <w:ind w:firstLineChars="200" w:firstLine="480"/>
      </w:pPr>
      <w:r>
        <w:rPr>
          <w:rFonts w:hint="eastAsia"/>
        </w:rPr>
        <w:t>在实际学习中，很多平台已经能提供课程目录、视频资源、习题训练和学习记录，但这些功能更多解决的是“资源有没有”的问题，并不一定能解决“现在该怎么学”的问题。以数据结构为例，某个知识点学不会，原因往往不只在这个知识点本身，也可能出在前置内容没有掌握。如果系统仍然只是按章节顺序往后推，或者只做比较粗的资源推荐，就很难真正帮助学习者建立合理的学习顺序。</w:t>
      </w:r>
    </w:p>
    <w:p w14:paraId="3DC57BBA" w14:textId="77777777" w:rsidR="00373B21" w:rsidRDefault="00373B21" w:rsidP="00903D33">
      <w:pPr>
        <w:snapToGrid w:val="0"/>
        <w:ind w:firstLineChars="200" w:firstLine="480"/>
      </w:pPr>
      <w:r>
        <w:rPr>
          <w:rFonts w:hint="eastAsia"/>
        </w:rPr>
        <w:t>近几年，知识图谱、个性化推荐和自适应学习在教育场景中的应用越来越多。对本课题来说，这些研究最有价值的一点，是它们提供了一种重新组织课程学习过程的思路：不是只给资源，而是先把知识结构表示清楚，再在这个基础上讨论推荐和调整。不过查阅相关资料后也能看到，很多研究更关注算法效果、模型设计或者实验指标，真正落实成一个完整可演示系统的内容相对少一些。</w:t>
      </w:r>
    </w:p>
    <w:p w14:paraId="5C2875AC" w14:textId="77777777" w:rsidR="00373B21" w:rsidRDefault="00373B21" w:rsidP="00903D33">
      <w:pPr>
        <w:snapToGrid w:val="0"/>
        <w:ind w:firstLineChars="200" w:firstLine="480"/>
      </w:pPr>
      <w:commentRangeStart w:id="28"/>
      <w:r>
        <w:rPr>
          <w:rFonts w:hint="eastAsia"/>
        </w:rPr>
        <w:t>我在确定选题方向时，比较在意的不是“能不能生成一条路径”这一点本身，而是这条路径出来之后，系统还能不能继续用下去。比如练习做完之后，推荐结果能不能跟着变；系统给出的学习顺序有没有基本说明；如果进入某个局部知识块，能不能继续往下细化。这些问题都和真实使用、联调测试以及毕业答辩展示直接相关。</w:t>
      </w:r>
      <w:commentRangeEnd w:id="28"/>
      <w:r w:rsidR="007D31C9">
        <w:rPr>
          <w:rStyle w:val="af2"/>
        </w:rPr>
        <w:commentReference w:id="28"/>
      </w:r>
    </w:p>
    <w:p w14:paraId="17371EEE" w14:textId="77777777" w:rsidR="00373B21" w:rsidRDefault="00373B21" w:rsidP="00903D33">
      <w:pPr>
        <w:snapToGrid w:val="0"/>
        <w:ind w:firstLineChars="200" w:firstLine="480"/>
      </w:pPr>
      <w:r>
        <w:rPr>
          <w:rFonts w:hint="eastAsia"/>
        </w:rPr>
        <w:t>基于这些考虑，本文选择数据结构课程作为示范对象，设计并实现一个基于路径规划算法的自主学习导航系统。系统的重点不在于简单罗列资源，而在于先表示知识点之间的依赖关系，再结合学习目标、掌握度和时间预算生成学习路径，并在练习反馈之后继续调整后续安排。同时，系统也会给出相应说明，方便学习者理解当前推荐结果。</w:t>
      </w:r>
    </w:p>
    <w:p w14:paraId="3645C836" w14:textId="653EC87B" w:rsidR="00C85A79" w:rsidRDefault="00373B21" w:rsidP="00903D33">
      <w:pPr>
        <w:snapToGrid w:val="0"/>
        <w:ind w:firstLineChars="200" w:firstLine="480"/>
      </w:pPr>
      <w:r w:rsidRPr="009A3F9D">
        <w:t>本文完成的主要工作包括：构建数据结构课程的</w:t>
      </w:r>
      <w:proofErr w:type="gramStart"/>
      <w:r w:rsidRPr="009A3F9D">
        <w:t>课程级</w:t>
      </w:r>
      <w:proofErr w:type="gramEnd"/>
      <w:r w:rsidRPr="009A3F9D">
        <w:t>知识图谱和细化图谱；设计学习</w:t>
      </w:r>
      <w:proofErr w:type="gramStart"/>
      <w:r w:rsidRPr="009A3F9D">
        <w:t>者状态</w:t>
      </w:r>
      <w:proofErr w:type="gramEnd"/>
      <w:r w:rsidRPr="009A3F9D">
        <w:t>与路径规划输入模型；实现</w:t>
      </w:r>
      <w:proofErr w:type="gramStart"/>
      <w:r w:rsidRPr="009A3F9D">
        <w:t>课程级</w:t>
      </w:r>
      <w:proofErr w:type="gramEnd"/>
      <w:r w:rsidRPr="009A3F9D">
        <w:t>和细化范围下的学习路径生成；实现基于练习检验的掌握度自动评定、反馈更新和最近一次反馈回退；补充推荐理由解释、资源联动、画像展示和路径导出等配套功能；最后通过测试验证系统的可运行性和演示效果。</w:t>
      </w:r>
    </w:p>
    <w:p w14:paraId="0C3ADB1F" w14:textId="6B0D0CC1" w:rsidR="00E30351" w:rsidRDefault="00E30351" w:rsidP="00903D33">
      <w:pPr>
        <w:snapToGrid w:val="0"/>
        <w:ind w:firstLineChars="200" w:firstLine="480"/>
      </w:pPr>
      <w:r>
        <w:br w:type="page"/>
      </w:r>
    </w:p>
    <w:p w14:paraId="06ABE427" w14:textId="0791EC01" w:rsidR="004910B2" w:rsidRPr="000F38DB" w:rsidRDefault="004910B2" w:rsidP="00903D33">
      <w:pPr>
        <w:pStyle w:val="af0"/>
        <w:snapToGrid w:val="0"/>
      </w:pPr>
      <w:bookmarkStart w:id="29" w:name="_Toc230611493"/>
      <w:bookmarkStart w:id="30" w:name="_Toc230618651"/>
      <w:r w:rsidRPr="000F38DB">
        <w:rPr>
          <w:rFonts w:hint="eastAsia"/>
        </w:rPr>
        <w:lastRenderedPageBreak/>
        <w:t>第</w:t>
      </w:r>
      <w:r w:rsidRPr="000F38DB">
        <w:rPr>
          <w:rFonts w:hint="eastAsia"/>
        </w:rPr>
        <w:t>1</w:t>
      </w:r>
      <w:r w:rsidRPr="000F38DB">
        <w:rPr>
          <w:rFonts w:hint="eastAsia"/>
        </w:rPr>
        <w:t>章</w:t>
      </w:r>
      <w:r w:rsidRPr="000F38DB">
        <w:rPr>
          <w:rFonts w:hint="eastAsia"/>
        </w:rPr>
        <w:t xml:space="preserve">  </w:t>
      </w:r>
      <w:r w:rsidRPr="000F38DB">
        <w:t>系统开发技术概述</w:t>
      </w:r>
      <w:bookmarkEnd w:id="29"/>
      <w:bookmarkEnd w:id="30"/>
    </w:p>
    <w:p w14:paraId="0B5C5FDF" w14:textId="77777777" w:rsidR="004910B2" w:rsidRDefault="004910B2" w:rsidP="00903D33">
      <w:pPr>
        <w:pStyle w:val="2"/>
        <w:snapToGrid w:val="0"/>
        <w:spacing w:before="120"/>
        <w:rPr>
          <w:rStyle w:val="10"/>
          <w:bCs/>
          <w:kern w:val="0"/>
          <w:sz w:val="28"/>
          <w:szCs w:val="28"/>
        </w:rPr>
      </w:pPr>
      <w:bookmarkStart w:id="31" w:name="_Toc230611494"/>
      <w:bookmarkStart w:id="32" w:name="_Toc230618652"/>
      <w:r w:rsidRPr="00335DE0">
        <w:rPr>
          <w:rStyle w:val="10"/>
          <w:bCs/>
          <w:kern w:val="0"/>
          <w:sz w:val="28"/>
          <w:szCs w:val="28"/>
        </w:rPr>
        <w:t>1.1  技术</w:t>
      </w:r>
      <w:r>
        <w:rPr>
          <w:rStyle w:val="10"/>
          <w:rFonts w:hint="eastAsia"/>
          <w:bCs/>
          <w:kern w:val="0"/>
          <w:sz w:val="28"/>
          <w:szCs w:val="28"/>
        </w:rPr>
        <w:t>选</w:t>
      </w:r>
      <w:commentRangeStart w:id="33"/>
      <w:r>
        <w:rPr>
          <w:rStyle w:val="10"/>
          <w:rFonts w:hint="eastAsia"/>
          <w:bCs/>
          <w:kern w:val="0"/>
          <w:sz w:val="28"/>
          <w:szCs w:val="28"/>
        </w:rPr>
        <w:t>型与架</w:t>
      </w:r>
      <w:commentRangeEnd w:id="33"/>
      <w:r w:rsidR="00534692">
        <w:rPr>
          <w:rStyle w:val="af2"/>
          <w:rFonts w:ascii="Times New Roman" w:eastAsia="宋体"/>
          <w:bCs w:val="0"/>
        </w:rPr>
        <w:commentReference w:id="33"/>
      </w:r>
      <w:r>
        <w:rPr>
          <w:rStyle w:val="10"/>
          <w:rFonts w:hint="eastAsia"/>
          <w:bCs/>
          <w:kern w:val="0"/>
          <w:sz w:val="28"/>
          <w:szCs w:val="28"/>
        </w:rPr>
        <w:t>构</w:t>
      </w:r>
      <w:bookmarkEnd w:id="31"/>
      <w:bookmarkEnd w:id="32"/>
    </w:p>
    <w:p w14:paraId="71D6AE39" w14:textId="77777777" w:rsidR="004910B2" w:rsidRDefault="004910B2" w:rsidP="00903D33">
      <w:pPr>
        <w:snapToGrid w:val="0"/>
        <w:ind w:firstLineChars="200" w:firstLine="480"/>
        <w:rPr>
          <w:rFonts w:ascii="宋体" w:hAnsi="宋体"/>
        </w:rPr>
      </w:pPr>
      <w:r w:rsidRPr="00842535">
        <w:rPr>
          <w:rFonts w:ascii="宋体" w:hAnsi="宋体"/>
        </w:rPr>
        <w:t xml:space="preserve">本系统采用前后端分离架构。前端使用 </w:t>
      </w:r>
      <w:r w:rsidRPr="00842535">
        <w:t>Vue3</w:t>
      </w:r>
      <w:r w:rsidRPr="00842535">
        <w:rPr>
          <w:rFonts w:ascii="宋体" w:hAnsi="宋体"/>
        </w:rPr>
        <w:t xml:space="preserve"> 配合 </w:t>
      </w:r>
      <w:proofErr w:type="spellStart"/>
      <w:r w:rsidRPr="00842535">
        <w:t>Vite</w:t>
      </w:r>
      <w:proofErr w:type="spellEnd"/>
      <w:r w:rsidRPr="00842535">
        <w:rPr>
          <w:rFonts w:ascii="宋体" w:hAnsi="宋体"/>
        </w:rPr>
        <w:t xml:space="preserve"> 构建，通过 </w:t>
      </w:r>
      <w:r w:rsidRPr="00842535">
        <w:t>Cytoscape.js</w:t>
      </w:r>
      <w:r w:rsidRPr="00842535">
        <w:rPr>
          <w:rFonts w:ascii="宋体" w:hAnsi="宋体"/>
        </w:rPr>
        <w:t xml:space="preserve"> 实现知识图谱的节点-边关系展示与交互，</w:t>
      </w:r>
      <w:proofErr w:type="spellStart"/>
      <w:r w:rsidRPr="00842535">
        <w:t>Vue</w:t>
      </w:r>
      <w:proofErr w:type="spellEnd"/>
      <w:r w:rsidRPr="00842535">
        <w:t xml:space="preserve"> Router</w:t>
      </w:r>
      <w:r w:rsidRPr="00842535">
        <w:rPr>
          <w:rFonts w:ascii="宋体" w:hAnsi="宋体"/>
        </w:rPr>
        <w:t xml:space="preserve"> 管理多页面路由，</w:t>
      </w:r>
      <w:proofErr w:type="spellStart"/>
      <w:r w:rsidRPr="00842535">
        <w:t>Pinia</w:t>
      </w:r>
      <w:proofErr w:type="spellEnd"/>
      <w:r w:rsidRPr="00842535">
        <w:t xml:space="preserve"> </w:t>
      </w:r>
      <w:r w:rsidRPr="00842535">
        <w:rPr>
          <w:rFonts w:ascii="宋体" w:hAnsi="宋体"/>
        </w:rPr>
        <w:t xml:space="preserve">管理跨页面状态共享。后端基于 </w:t>
      </w:r>
      <w:proofErr w:type="spellStart"/>
      <w:r w:rsidRPr="00842535">
        <w:t>Drogon</w:t>
      </w:r>
      <w:proofErr w:type="spellEnd"/>
      <w:r w:rsidRPr="00842535">
        <w:rPr>
          <w:rFonts w:ascii="宋体" w:hAnsi="宋体"/>
        </w:rPr>
        <w:t xml:space="preserve"> 框架提供 </w:t>
      </w:r>
      <w:r w:rsidRPr="00842535">
        <w:t>REST</w:t>
      </w:r>
      <w:r w:rsidRPr="00842535">
        <w:rPr>
          <w:rFonts w:ascii="宋体" w:hAnsi="宋体"/>
        </w:rPr>
        <w:t xml:space="preserve"> 接口，核心路径规划逻辑使用 </w:t>
      </w:r>
      <w:r w:rsidRPr="00842535">
        <w:t>C++17</w:t>
      </w:r>
      <w:r w:rsidRPr="00842535">
        <w:rPr>
          <w:rFonts w:ascii="宋体" w:hAnsi="宋体"/>
        </w:rPr>
        <w:t xml:space="preserve"> 实现，整体采用 </w:t>
      </w:r>
      <w:r w:rsidRPr="00842535">
        <w:t>Controller → Service → Repository / Planner / Explainer</w:t>
      </w:r>
      <w:r w:rsidRPr="00842535">
        <w:rPr>
          <w:rFonts w:ascii="宋体" w:hAnsi="宋体"/>
        </w:rPr>
        <w:t xml:space="preserve"> 的分层结构。数据存储采用 </w:t>
      </w:r>
      <w:r w:rsidRPr="00842535">
        <w:t>SQLite</w:t>
      </w:r>
      <w:r w:rsidRPr="00842535">
        <w:rPr>
          <w:rFonts w:ascii="宋体" w:hAnsi="宋体"/>
        </w:rPr>
        <w:t>，以</w:t>
      </w:r>
      <w:proofErr w:type="gramStart"/>
      <w:r w:rsidRPr="00842535">
        <w:rPr>
          <w:rFonts w:ascii="宋体" w:hAnsi="宋体"/>
        </w:rPr>
        <w:t>单文件</w:t>
      </w:r>
      <w:proofErr w:type="gramEnd"/>
      <w:r w:rsidRPr="00842535">
        <w:rPr>
          <w:rFonts w:ascii="宋体" w:hAnsi="宋体"/>
        </w:rPr>
        <w:t>形式管理课程信息、知识点、依赖关系、掌握度与反馈记录等结构化数据。系统同时预留了教师和管理员功能入口，用于课程与用户信息查看。</w:t>
      </w:r>
    </w:p>
    <w:p w14:paraId="69978345" w14:textId="77777777" w:rsidR="004203A4" w:rsidRPr="00842535" w:rsidRDefault="004203A4" w:rsidP="004203A4">
      <w:pPr>
        <w:snapToGrid w:val="0"/>
        <w:rPr>
          <w:rFonts w:ascii="宋体" w:hAnsi="宋体"/>
        </w:rPr>
      </w:pPr>
    </w:p>
    <w:p w14:paraId="53E6B419" w14:textId="77777777" w:rsidR="004910B2" w:rsidRDefault="004910B2" w:rsidP="004203A4">
      <w:pPr>
        <w:pStyle w:val="ac"/>
        <w:ind w:firstLineChars="0" w:firstLine="0"/>
        <w:rPr>
          <w:lang w:eastAsia="zh-CN"/>
        </w:rPr>
      </w:pPr>
      <w:commentRangeStart w:id="34"/>
      <w:r>
        <w:rPr>
          <w:noProof/>
          <w:lang w:eastAsia="zh-CN" w:bidi="ar-SA"/>
        </w:rPr>
        <w:drawing>
          <wp:inline distT="0" distB="0" distL="0" distR="0" wp14:anchorId="4F13392E" wp14:editId="08C68507">
            <wp:extent cx="5759450" cy="5257800"/>
            <wp:effectExtent l="0" t="0" r="0" b="0"/>
            <wp:docPr id="1339837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37136" name=""/>
                    <pic:cNvPicPr/>
                  </pic:nvPicPr>
                  <pic:blipFill>
                    <a:blip r:embed="rId21"/>
                    <a:stretch>
                      <a:fillRect/>
                    </a:stretch>
                  </pic:blipFill>
                  <pic:spPr>
                    <a:xfrm>
                      <a:off x="0" y="0"/>
                      <a:ext cx="5759450" cy="5257800"/>
                    </a:xfrm>
                    <a:prstGeom prst="rect">
                      <a:avLst/>
                    </a:prstGeom>
                  </pic:spPr>
                </pic:pic>
              </a:graphicData>
            </a:graphic>
          </wp:inline>
        </w:drawing>
      </w:r>
      <w:commentRangeEnd w:id="34"/>
      <w:r w:rsidR="006D77A5">
        <w:rPr>
          <w:rStyle w:val="af2"/>
          <w:rFonts w:ascii="Times New Roman" w:hAnsi="Times New Roman"/>
          <w:lang w:eastAsia="zh-CN" w:bidi="ar-SA"/>
        </w:rPr>
        <w:commentReference w:id="34"/>
      </w:r>
    </w:p>
    <w:p w14:paraId="51CD53C1" w14:textId="5CEAA0B1" w:rsidR="004203A4" w:rsidRPr="004203A4" w:rsidRDefault="004910B2" w:rsidP="00C97FE8">
      <w:pPr>
        <w:pStyle w:val="ac"/>
        <w:ind w:firstLine="420"/>
        <w:rPr>
          <w:lang w:eastAsia="zh-CN"/>
        </w:rPr>
      </w:pPr>
      <w:r w:rsidRPr="0055424E">
        <w:rPr>
          <w:rStyle w:val="Char"/>
          <w:lang w:eastAsia="zh-CN"/>
        </w:rPr>
        <w:t>图1.1  系统开发技术</w:t>
      </w:r>
      <w:proofErr w:type="gramStart"/>
      <w:r w:rsidRPr="0055424E">
        <w:rPr>
          <w:rStyle w:val="Char"/>
          <w:lang w:eastAsia="zh-CN"/>
        </w:rPr>
        <w:t>栈</w:t>
      </w:r>
      <w:proofErr w:type="gramEnd"/>
      <w:r w:rsidRPr="0055424E">
        <w:rPr>
          <w:rStyle w:val="Char"/>
          <w:lang w:eastAsia="zh-CN"/>
        </w:rPr>
        <w:t>与支撑关系图</w:t>
      </w:r>
      <w:bookmarkStart w:id="35" w:name="_Toc230611495"/>
    </w:p>
    <w:p w14:paraId="643C4D83" w14:textId="3E114D4D" w:rsidR="004910B2" w:rsidRDefault="004910B2" w:rsidP="00903D33">
      <w:pPr>
        <w:pStyle w:val="2"/>
        <w:snapToGrid w:val="0"/>
        <w:spacing w:before="120"/>
      </w:pPr>
      <w:bookmarkStart w:id="36" w:name="_Toc230618653"/>
      <w:r>
        <w:rPr>
          <w:rFonts w:hint="eastAsia"/>
        </w:rPr>
        <w:lastRenderedPageBreak/>
        <w:t xml:space="preserve">1.2  </w:t>
      </w:r>
      <w:r w:rsidRPr="00845D7B">
        <w:t>知识组织与路径聚合</w:t>
      </w:r>
      <w:bookmarkEnd w:id="35"/>
      <w:bookmarkEnd w:id="36"/>
    </w:p>
    <w:p w14:paraId="7876757A" w14:textId="77777777" w:rsidR="004910B2" w:rsidRPr="00842535" w:rsidRDefault="004910B2" w:rsidP="00903D33">
      <w:pPr>
        <w:snapToGrid w:val="0"/>
        <w:ind w:firstLineChars="200" w:firstLine="480"/>
        <w:rPr>
          <w:rFonts w:ascii="宋体" w:hAnsi="宋体"/>
        </w:rPr>
      </w:pPr>
      <w:r w:rsidRPr="00842535">
        <w:rPr>
          <w:rFonts w:ascii="宋体" w:hAnsi="宋体"/>
        </w:rPr>
        <w:t>系统核心建模不依赖课程目录，而是将知识点抽象为节点、前置关系抽</w:t>
      </w:r>
      <w:commentRangeStart w:id="37"/>
      <w:r w:rsidRPr="00842535">
        <w:rPr>
          <w:rFonts w:ascii="宋体" w:hAnsi="宋体"/>
        </w:rPr>
        <w:t>象为有</w:t>
      </w:r>
      <w:commentRangeEnd w:id="37"/>
      <w:r w:rsidR="006E022F">
        <w:rPr>
          <w:rStyle w:val="af2"/>
        </w:rPr>
        <w:commentReference w:id="37"/>
      </w:r>
      <w:r w:rsidRPr="00842535">
        <w:rPr>
          <w:rFonts w:ascii="宋体" w:hAnsi="宋体"/>
        </w:rPr>
        <w:t>向边，构建知识点依赖图，同时作为前端图谱展示和后端路径规划的基础数据结构。路径规划服务同时承担聚合作用——在生成学习路径后，将路径结果、解释信息和资源推荐统一组织返回，避免多次请求导致状态不一致的问题。</w:t>
      </w:r>
    </w:p>
    <w:p w14:paraId="7385AFD2" w14:textId="77777777" w:rsidR="004910B2" w:rsidRDefault="004910B2" w:rsidP="00903D33">
      <w:pPr>
        <w:snapToGrid w:val="0"/>
        <w:ind w:firstLineChars="200" w:firstLine="480"/>
        <w:rPr>
          <w:rFonts w:ascii="宋体" w:hAnsi="宋体"/>
        </w:rPr>
      </w:pPr>
      <w:r>
        <w:rPr>
          <w:rFonts w:ascii="宋体" w:hAnsi="宋体" w:hint="eastAsia"/>
        </w:rPr>
        <w:br w:type="page"/>
      </w:r>
    </w:p>
    <w:p w14:paraId="6AB6F7B5" w14:textId="77777777" w:rsidR="004910B2" w:rsidRDefault="004910B2" w:rsidP="00903D33">
      <w:pPr>
        <w:pStyle w:val="af0"/>
        <w:snapToGrid w:val="0"/>
      </w:pPr>
      <w:bookmarkStart w:id="38" w:name="_Toc230611496"/>
      <w:bookmarkStart w:id="39" w:name="_Toc230618654"/>
      <w:r w:rsidRPr="00052085">
        <w:lastRenderedPageBreak/>
        <w:t>第</w:t>
      </w:r>
      <w:r w:rsidRPr="00052085">
        <w:t>2</w:t>
      </w:r>
      <w:r w:rsidRPr="00052085">
        <w:t>章</w:t>
      </w:r>
      <w:r w:rsidRPr="00052085">
        <w:t xml:space="preserve"> </w:t>
      </w:r>
      <w:r>
        <w:rPr>
          <w:rFonts w:hint="eastAsia"/>
        </w:rPr>
        <w:t xml:space="preserve"> </w:t>
      </w:r>
      <w:r w:rsidRPr="00052085">
        <w:t>系统分析</w:t>
      </w:r>
      <w:bookmarkEnd w:id="38"/>
      <w:bookmarkEnd w:id="39"/>
    </w:p>
    <w:p w14:paraId="0849D4AA" w14:textId="77777777" w:rsidR="004910B2" w:rsidRDefault="004910B2" w:rsidP="00903D33">
      <w:pPr>
        <w:pStyle w:val="2"/>
        <w:snapToGrid w:val="0"/>
        <w:spacing w:before="120"/>
      </w:pPr>
      <w:bookmarkStart w:id="40" w:name="_Toc230611497"/>
      <w:bookmarkStart w:id="41" w:name="_Toc230618655"/>
      <w:r>
        <w:rPr>
          <w:rFonts w:hint="eastAsia"/>
        </w:rPr>
        <w:t>2.1  需求分析</w:t>
      </w:r>
      <w:bookmarkEnd w:id="40"/>
      <w:bookmarkEnd w:id="41"/>
    </w:p>
    <w:p w14:paraId="1370458B" w14:textId="77777777" w:rsidR="004910B2" w:rsidRDefault="004910B2" w:rsidP="00903D33">
      <w:pPr>
        <w:pStyle w:val="3"/>
        <w:snapToGrid w:val="0"/>
        <w:spacing w:before="120"/>
      </w:pPr>
      <w:bookmarkStart w:id="42" w:name="_Toc230611498"/>
      <w:bookmarkStart w:id="43" w:name="_Toc230618656"/>
      <w:r>
        <w:rPr>
          <w:rFonts w:hint="eastAsia"/>
        </w:rPr>
        <w:t>2.1.1  功能性需求分析</w:t>
      </w:r>
      <w:bookmarkEnd w:id="42"/>
      <w:bookmarkEnd w:id="43"/>
    </w:p>
    <w:p w14:paraId="5528996C" w14:textId="77777777" w:rsidR="004910B2" w:rsidRPr="000E3A1F" w:rsidRDefault="004910B2" w:rsidP="00903D33">
      <w:pPr>
        <w:snapToGrid w:val="0"/>
        <w:ind w:firstLineChars="200" w:firstLine="480"/>
        <w:rPr>
          <w:rFonts w:ascii="宋体" w:hAnsi="宋体"/>
        </w:rPr>
      </w:pPr>
      <w:r w:rsidRPr="000E3A1F">
        <w:rPr>
          <w:rFonts w:ascii="宋体" w:hAnsi="宋体" w:hint="eastAsia"/>
        </w:rPr>
        <w:t>本系统的功能不是单纯展示课程资源，而是要把"定目标、排顺序、做反馈、再调整"这一条学习链路串起来。数据结构课程里的知识点存在明显依赖关系，所以系统需要同时考虑课程结构和学习者状态。</w:t>
      </w:r>
    </w:p>
    <w:p w14:paraId="1192995B" w14:textId="77777777" w:rsidR="004910B2" w:rsidRPr="000E3A1F" w:rsidRDefault="004910B2" w:rsidP="00903D33">
      <w:pPr>
        <w:snapToGrid w:val="0"/>
        <w:ind w:firstLineChars="200" w:firstLine="480"/>
        <w:rPr>
          <w:rFonts w:ascii="宋体" w:hAnsi="宋体"/>
        </w:rPr>
      </w:pPr>
      <w:r w:rsidRPr="000E3A1F">
        <w:rPr>
          <w:rFonts w:ascii="宋体" w:hAnsi="宋体" w:hint="eastAsia"/>
        </w:rPr>
        <w:t>系统首先要能把课程知识结构展示出来。学习者进入系统后，应当能够看到课程主图，并查看某个知识点的基本信息、前置内容和后续关联内容。对于已经做过更细拆分的知识块，还要能继续进入局部图谱，而不是停留在课程整体层面。</w:t>
      </w:r>
    </w:p>
    <w:p w14:paraId="4011F8B9" w14:textId="77777777" w:rsidR="004910B2" w:rsidRPr="000E3A1F" w:rsidRDefault="004910B2" w:rsidP="00903D33">
      <w:pPr>
        <w:snapToGrid w:val="0"/>
        <w:ind w:firstLineChars="200" w:firstLine="480"/>
        <w:rPr>
          <w:rFonts w:ascii="宋体" w:hAnsi="宋体"/>
        </w:rPr>
      </w:pPr>
      <w:r w:rsidRPr="000E3A1F">
        <w:rPr>
          <w:rFonts w:ascii="宋体" w:hAnsi="宋体" w:hint="eastAsia"/>
        </w:rPr>
        <w:t>路径生成是核心功能之一。学习者设定目标知识点并给出时间预算后，系统需要结合当前掌握度和依赖关系给出学习安排，并区分当前优先内容和后续建议，方便学习者直接照着执行。</w:t>
      </w:r>
    </w:p>
    <w:p w14:paraId="0C7FA1AF" w14:textId="77777777" w:rsidR="004910B2" w:rsidRPr="000E3A1F" w:rsidRDefault="004910B2" w:rsidP="00903D33">
      <w:pPr>
        <w:snapToGrid w:val="0"/>
        <w:ind w:firstLineChars="200" w:firstLine="480"/>
        <w:rPr>
          <w:rFonts w:ascii="宋体" w:hAnsi="宋体"/>
        </w:rPr>
      </w:pPr>
      <w:r w:rsidRPr="000E3A1F">
        <w:rPr>
          <w:rFonts w:ascii="宋体" w:hAnsi="宋体" w:hint="eastAsia"/>
        </w:rPr>
        <w:t>系统还要解释路径结果。实际使用时，学习者不只会问"推荐了什么"，还会问"为什么先学这个"。因此需要提供整体说明和</w:t>
      </w:r>
      <w:proofErr w:type="gramStart"/>
      <w:r w:rsidRPr="000E3A1F">
        <w:rPr>
          <w:rFonts w:ascii="宋体" w:hAnsi="宋体" w:hint="eastAsia"/>
        </w:rPr>
        <w:t>节点级解释，让结果</w:t>
      </w:r>
      <w:proofErr w:type="gramEnd"/>
      <w:r w:rsidRPr="000E3A1F">
        <w:rPr>
          <w:rFonts w:ascii="宋体" w:hAnsi="宋体" w:hint="eastAsia"/>
        </w:rPr>
        <w:t>和目标、依赖关系、掌握度之间的联系看得更清楚。</w:t>
      </w:r>
    </w:p>
    <w:p w14:paraId="176A6D33" w14:textId="77777777" w:rsidR="004910B2" w:rsidRPr="000E3A1F" w:rsidRDefault="004910B2" w:rsidP="00903D33">
      <w:pPr>
        <w:snapToGrid w:val="0"/>
        <w:ind w:firstLineChars="200" w:firstLine="480"/>
        <w:rPr>
          <w:rFonts w:ascii="宋体" w:hAnsi="宋体"/>
        </w:rPr>
      </w:pPr>
      <w:r w:rsidRPr="000E3A1F">
        <w:rPr>
          <w:rFonts w:ascii="宋体" w:hAnsi="宋体" w:hint="eastAsia"/>
        </w:rPr>
        <w:t>练习反馈和路径调整也必须纳入主链路。</w:t>
      </w:r>
      <w:r w:rsidRPr="00EE0057">
        <w:rPr>
          <w:rFonts w:ascii="宋体" w:hAnsi="宋体"/>
        </w:rPr>
        <w:t>学习者完成一轮学习后，通过练习检验客观评定掌握度，系统根据答题结果自动确定完成状态并更新路径。</w:t>
      </w:r>
      <w:r w:rsidRPr="000E3A1F">
        <w:rPr>
          <w:rFonts w:ascii="宋体" w:hAnsi="宋体" w:hint="eastAsia"/>
        </w:rPr>
        <w:t>考虑到演示和使用过程里可能出现误操作，还需要保留最近一次反馈回退能力。</w:t>
      </w:r>
    </w:p>
    <w:p w14:paraId="68EC00F6" w14:textId="77777777" w:rsidR="004910B2" w:rsidRPr="00B94ADB" w:rsidRDefault="004910B2" w:rsidP="00903D33">
      <w:pPr>
        <w:snapToGrid w:val="0"/>
        <w:ind w:firstLineChars="200" w:firstLine="480"/>
        <w:rPr>
          <w:rFonts w:ascii="宋体" w:hAnsi="宋体"/>
        </w:rPr>
      </w:pPr>
      <w:r w:rsidRPr="000A7C58">
        <w:rPr>
          <w:rFonts w:ascii="宋体" w:hAnsi="宋体"/>
        </w:rPr>
        <w:t>在这些主功能之外，系统还要补上几个能把链路接完整的配套部分，包括细化学习导航、练习检验、推荐资源联动、学习者画像展示、路径导出和演示状态重置。</w:t>
      </w:r>
      <w:r w:rsidRPr="000E3A1F">
        <w:rPr>
          <w:rFonts w:ascii="宋体" w:hAnsi="宋体" w:hint="eastAsia"/>
        </w:rPr>
        <w:t>只有把这些环节接起来，这个系统才不只是"算出一条路径"，而是能形成比较完整的自主学习导航流程。</w:t>
      </w:r>
    </w:p>
    <w:p w14:paraId="40EDC97D" w14:textId="77777777" w:rsidR="004910B2" w:rsidRDefault="004910B2" w:rsidP="00903D33">
      <w:pPr>
        <w:pStyle w:val="3"/>
        <w:snapToGrid w:val="0"/>
        <w:spacing w:before="120"/>
      </w:pPr>
      <w:bookmarkStart w:id="44" w:name="_Toc230611499"/>
      <w:bookmarkStart w:id="45" w:name="_Toc230618657"/>
      <w:r>
        <w:rPr>
          <w:rFonts w:hint="eastAsia"/>
        </w:rPr>
        <w:t>2.1.2  非功能性需求分析</w:t>
      </w:r>
      <w:bookmarkEnd w:id="44"/>
      <w:bookmarkEnd w:id="45"/>
    </w:p>
    <w:p w14:paraId="7D579E5E" w14:textId="77777777" w:rsidR="004910B2" w:rsidRPr="00D10644" w:rsidRDefault="004910B2" w:rsidP="00903D33">
      <w:pPr>
        <w:snapToGrid w:val="0"/>
        <w:ind w:firstLineChars="200" w:firstLine="480"/>
        <w:rPr>
          <w:rFonts w:ascii="宋体" w:hAnsi="宋体"/>
        </w:rPr>
      </w:pPr>
      <w:r w:rsidRPr="00D10644">
        <w:rPr>
          <w:rFonts w:ascii="宋体" w:hAnsi="宋体" w:hint="eastAsia"/>
        </w:rPr>
        <w:t>除了功能本身，本系统还要满足一些和毕业设计场景直接相关的非功能要求。</w:t>
      </w:r>
    </w:p>
    <w:p w14:paraId="256373D0" w14:textId="77777777" w:rsidR="004910B2" w:rsidRPr="00D10644" w:rsidRDefault="004910B2" w:rsidP="00903D33">
      <w:pPr>
        <w:snapToGrid w:val="0"/>
        <w:ind w:firstLineChars="200" w:firstLine="480"/>
        <w:rPr>
          <w:rFonts w:ascii="宋体" w:hAnsi="宋体"/>
        </w:rPr>
      </w:pPr>
      <w:r w:rsidRPr="00D10644">
        <w:rPr>
          <w:rFonts w:ascii="宋体" w:hAnsi="宋体" w:hint="eastAsia"/>
        </w:rPr>
        <w:t>本地部署要尽量直接：前后端启动、数据库初始化和演示数据恢复都不能太复杂；页面和主链路要适合展示，目标设定、路径生成、反馈提交、反馈回退等步骤最好集中在一条清楚的使用流程里；系统给出的结果需要说得通，推荐结果必须附带对应说明；系统结构还要尽量清楚，前端、后端、路径规划逻辑和图谱数据组织之间应分工明确。另外，虽然本次演示对象主要是数据结构课程，但系统不应完全写死在单一课程上，课程数据和学习</w:t>
      </w:r>
      <w:proofErr w:type="gramStart"/>
      <w:r w:rsidRPr="00D10644">
        <w:rPr>
          <w:rFonts w:ascii="宋体" w:hAnsi="宋体" w:hint="eastAsia"/>
        </w:rPr>
        <w:t>者状态</w:t>
      </w:r>
      <w:proofErr w:type="gramEnd"/>
      <w:r w:rsidRPr="00D10644">
        <w:rPr>
          <w:rFonts w:ascii="宋体" w:hAnsi="宋体" w:hint="eastAsia"/>
        </w:rPr>
        <w:t>最好都按结构化方式组织，为后续扩展留出空间。</w:t>
      </w:r>
    </w:p>
    <w:p w14:paraId="735EA92F" w14:textId="711E09FD" w:rsidR="004910B2" w:rsidRPr="00F77B0F" w:rsidDel="003964E8" w:rsidRDefault="004910B2" w:rsidP="00903D33">
      <w:pPr>
        <w:snapToGrid w:val="0"/>
        <w:ind w:firstLineChars="200" w:firstLine="480"/>
        <w:rPr>
          <w:del w:id="46" w:author="a" w:date="2026-05-25T20:38:00Z"/>
          <w:rFonts w:ascii="宋体" w:hAnsi="宋体"/>
        </w:rPr>
      </w:pPr>
      <w:del w:id="47" w:author="a" w:date="2026-05-25T20:38:00Z">
        <w:r w:rsidRPr="00D10644" w:rsidDel="003964E8">
          <w:rPr>
            <w:rFonts w:ascii="宋体" w:hAnsi="宋体" w:hint="eastAsia"/>
          </w:rPr>
          <w:lastRenderedPageBreak/>
          <w:delText>所以，本系统在非功能层面更看重四件事：能部署、能展示、结果能解释、结构便于维护。</w:delText>
        </w:r>
      </w:del>
    </w:p>
    <w:p w14:paraId="118D59E0" w14:textId="77777777" w:rsidR="004910B2" w:rsidRDefault="004910B2" w:rsidP="00903D33">
      <w:pPr>
        <w:pStyle w:val="2"/>
        <w:snapToGrid w:val="0"/>
        <w:spacing w:before="120"/>
      </w:pPr>
      <w:bookmarkStart w:id="48" w:name="_Toc230611500"/>
      <w:bookmarkStart w:id="49" w:name="_Toc230618658"/>
      <w:r>
        <w:rPr>
          <w:rFonts w:hint="eastAsia"/>
        </w:rPr>
        <w:t>2.2  流程</w:t>
      </w:r>
      <w:commentRangeStart w:id="50"/>
      <w:r>
        <w:rPr>
          <w:rFonts w:hint="eastAsia"/>
        </w:rPr>
        <w:t>分</w:t>
      </w:r>
      <w:commentRangeEnd w:id="50"/>
      <w:r w:rsidR="006C0A9B">
        <w:rPr>
          <w:rStyle w:val="af2"/>
          <w:rFonts w:ascii="Times New Roman" w:eastAsia="宋体"/>
          <w:bCs w:val="0"/>
        </w:rPr>
        <w:commentReference w:id="50"/>
      </w:r>
      <w:r>
        <w:rPr>
          <w:rFonts w:hint="eastAsia"/>
        </w:rPr>
        <w:t>析</w:t>
      </w:r>
      <w:bookmarkEnd w:id="48"/>
      <w:bookmarkEnd w:id="49"/>
    </w:p>
    <w:p w14:paraId="76BDAC21" w14:textId="77777777" w:rsidR="004910B2" w:rsidRDefault="004910B2" w:rsidP="00903D33">
      <w:pPr>
        <w:pStyle w:val="3"/>
        <w:snapToGrid w:val="0"/>
        <w:spacing w:before="120"/>
      </w:pPr>
      <w:bookmarkStart w:id="51" w:name="_Toc230611501"/>
      <w:bookmarkStart w:id="52" w:name="_Toc230618659"/>
      <w:r>
        <w:rPr>
          <w:rFonts w:hint="eastAsia"/>
        </w:rPr>
        <w:t>2.2.1  系统开发流程</w:t>
      </w:r>
      <w:bookmarkEnd w:id="51"/>
      <w:bookmarkEnd w:id="52"/>
    </w:p>
    <w:p w14:paraId="6581724F" w14:textId="77777777" w:rsidR="004910B2" w:rsidRPr="007D7323" w:rsidRDefault="004910B2" w:rsidP="00903D33">
      <w:pPr>
        <w:snapToGrid w:val="0"/>
        <w:ind w:firstLineChars="200" w:firstLine="480"/>
        <w:rPr>
          <w:rFonts w:ascii="宋体" w:hAnsi="宋体"/>
        </w:rPr>
      </w:pPr>
      <w:r w:rsidRPr="007D7323">
        <w:rPr>
          <w:rFonts w:ascii="宋体" w:hAnsi="宋体" w:hint="eastAsia"/>
        </w:rPr>
        <w:t>本系统的开发先把课题边界收紧。因为毕业设计时间有限，前期就将演示对象限定在数据结构课程，同时控制知识点数量、依赖关系复杂度和功能范围。</w:t>
      </w:r>
    </w:p>
    <w:p w14:paraId="320B3883" w14:textId="77777777" w:rsidR="004910B2" w:rsidRPr="007D7323" w:rsidRDefault="004910B2" w:rsidP="00903D33">
      <w:pPr>
        <w:snapToGrid w:val="0"/>
        <w:ind w:firstLineChars="200" w:firstLine="480"/>
        <w:rPr>
          <w:rFonts w:ascii="宋体" w:hAnsi="宋体"/>
        </w:rPr>
      </w:pPr>
      <w:r w:rsidRPr="007D7323">
        <w:rPr>
          <w:rFonts w:ascii="宋体" w:hAnsi="宋体" w:hint="eastAsia"/>
        </w:rPr>
        <w:t>范围确定后，先梳理课程知识点、依赖关系、掌握度、反馈记录和资源信息的数据结构，准备数据库和演示数据。接下来实现后端主链路：知识图谱读取、路径生成、反馈提交与回退、画像查询、演示重置等接口先跑通。后端具备基础能力后，再推进前端页面和交互，联调时重点处理目标传递、页面状态同步和多页面跳转。主体功能完成后，集中做测试、截图整理和论文材料整理。</w:t>
      </w:r>
    </w:p>
    <w:p w14:paraId="7383BE12" w14:textId="77777777" w:rsidR="004910B2" w:rsidRPr="00F77B0F" w:rsidRDefault="004910B2" w:rsidP="00903D33">
      <w:pPr>
        <w:snapToGrid w:val="0"/>
        <w:ind w:firstLineChars="200" w:firstLine="480"/>
        <w:rPr>
          <w:rFonts w:ascii="宋体" w:hAnsi="宋体"/>
        </w:rPr>
      </w:pPr>
      <w:r w:rsidRPr="007D7323">
        <w:rPr>
          <w:rFonts w:ascii="宋体" w:hAnsi="宋体" w:hint="eastAsia"/>
        </w:rPr>
        <w:t>整体项目按"先定范围，后定数据，再跑主链路，最后补展示和验证"的顺序推进。</w:t>
      </w:r>
    </w:p>
    <w:p w14:paraId="201FB97E" w14:textId="77777777" w:rsidR="004910B2" w:rsidRDefault="004910B2" w:rsidP="00903D33">
      <w:pPr>
        <w:pStyle w:val="3"/>
        <w:snapToGrid w:val="0"/>
        <w:spacing w:before="120"/>
      </w:pPr>
      <w:bookmarkStart w:id="53" w:name="_Toc230611502"/>
      <w:bookmarkStart w:id="54" w:name="_Toc230618660"/>
      <w:r>
        <w:rPr>
          <w:rFonts w:hint="eastAsia"/>
        </w:rPr>
        <w:t>2.2.2  系统业务流程</w:t>
      </w:r>
      <w:bookmarkEnd w:id="53"/>
      <w:bookmarkEnd w:id="54"/>
    </w:p>
    <w:p w14:paraId="7C1BE179" w14:textId="77777777" w:rsidR="004910B2" w:rsidRPr="009B61A1" w:rsidRDefault="004910B2" w:rsidP="00903D33">
      <w:pPr>
        <w:snapToGrid w:val="0"/>
        <w:ind w:firstLineChars="200" w:firstLine="480"/>
        <w:rPr>
          <w:rFonts w:ascii="宋体" w:hAnsi="宋体"/>
        </w:rPr>
      </w:pPr>
      <w:r w:rsidRPr="009B61A1">
        <w:rPr>
          <w:rFonts w:ascii="宋体" w:hAnsi="宋体" w:hint="eastAsia"/>
        </w:rPr>
        <w:t>本系统的业务流程可以理解成一条会循环的学习链路，而不是一次性推荐。学习者先确定目标，系统生成路径，学习者学习或练习后再提交反馈，系统根据新状态继续调整后续安排。</w:t>
      </w:r>
    </w:p>
    <w:p w14:paraId="54A5E2D4" w14:textId="77777777" w:rsidR="004910B2" w:rsidRPr="009B61A1" w:rsidRDefault="004910B2" w:rsidP="00903D33">
      <w:pPr>
        <w:snapToGrid w:val="0"/>
        <w:ind w:firstLineChars="200" w:firstLine="480"/>
        <w:rPr>
          <w:rFonts w:ascii="宋体" w:hAnsi="宋体"/>
        </w:rPr>
      </w:pPr>
      <w:r w:rsidRPr="009B61A1">
        <w:rPr>
          <w:rFonts w:ascii="宋体" w:hAnsi="宋体" w:hint="eastAsia"/>
        </w:rPr>
        <w:t>开始使用时，学习者先看课程知识图谱了解各知识点之间的大致关系。确定目标后，在首页或图谱页面选择目标知识点并输入时间预算。后端结合当前掌握度和依赖关系生成路径结果，前端展示推荐节点、下一步建议和解释信息。</w:t>
      </w:r>
    </w:p>
    <w:p w14:paraId="7AFBD33A" w14:textId="77777777" w:rsidR="004910B2" w:rsidRPr="009B61A1" w:rsidRDefault="004910B2" w:rsidP="00903D33">
      <w:pPr>
        <w:snapToGrid w:val="0"/>
        <w:ind w:firstLineChars="200" w:firstLine="480"/>
        <w:rPr>
          <w:rFonts w:ascii="宋体" w:hAnsi="宋体"/>
        </w:rPr>
      </w:pPr>
      <w:r w:rsidRPr="009B61A1">
        <w:rPr>
          <w:rFonts w:ascii="宋体" w:hAnsi="宋体" w:hint="eastAsia"/>
        </w:rPr>
        <w:t>如果学习者想继续深入某一内容，还可以进入细化学习页面，在局部范围内重新设定目标并生成更细的路径。</w:t>
      </w:r>
      <w:r w:rsidRPr="00124BAA">
        <w:rPr>
          <w:rFonts w:ascii="宋体" w:hAnsi="宋体"/>
        </w:rPr>
        <w:t>学习或练习结束后，学习者提交反馈，系统据此更新掌握度并重新计算路径；如果需要撤销本次检验结果，还可以执行最近一次回退。</w:t>
      </w:r>
    </w:p>
    <w:p w14:paraId="442AB779" w14:textId="2CACBB08" w:rsidR="004203A4" w:rsidRDefault="004910B2" w:rsidP="00C870B2">
      <w:pPr>
        <w:snapToGrid w:val="0"/>
        <w:ind w:firstLineChars="200" w:firstLine="480"/>
        <w:rPr>
          <w:rFonts w:ascii="宋体" w:hAnsi="宋体"/>
        </w:rPr>
      </w:pPr>
      <w:r w:rsidRPr="009B61A1">
        <w:rPr>
          <w:rFonts w:ascii="宋体" w:hAnsi="宋体" w:hint="eastAsia"/>
        </w:rPr>
        <w:t>这套业务流程的重点在于形成闭环：先推荐，再根据结果继续调整。这个闭环是本系统和普通课程资源展示</w:t>
      </w:r>
      <w:proofErr w:type="gramStart"/>
      <w:r w:rsidRPr="009B61A1">
        <w:rPr>
          <w:rFonts w:ascii="宋体" w:hAnsi="宋体" w:hint="eastAsia"/>
        </w:rPr>
        <w:t>页最大</w:t>
      </w:r>
      <w:proofErr w:type="gramEnd"/>
      <w:r w:rsidRPr="009B61A1">
        <w:rPr>
          <w:rFonts w:ascii="宋体" w:hAnsi="宋体" w:hint="eastAsia"/>
        </w:rPr>
        <w:t>的区别。</w:t>
      </w:r>
    </w:p>
    <w:p w14:paraId="1028F97D" w14:textId="77777777" w:rsidR="004910B2" w:rsidRDefault="004910B2" w:rsidP="00C870B2">
      <w:pPr>
        <w:snapToGrid w:val="0"/>
        <w:ind w:firstLineChars="200" w:firstLine="480"/>
        <w:jc w:val="center"/>
        <w:rPr>
          <w:rFonts w:ascii="宋体" w:hAnsi="宋体"/>
        </w:rPr>
      </w:pPr>
      <w:r>
        <w:rPr>
          <w:noProof/>
        </w:rPr>
        <w:lastRenderedPageBreak/>
        <w:drawing>
          <wp:inline distT="0" distB="0" distL="0" distR="0" wp14:anchorId="2E9A6F4B" wp14:editId="15AE1D9A">
            <wp:extent cx="5232400" cy="5975985"/>
            <wp:effectExtent l="0" t="0" r="6350" b="5715"/>
            <wp:docPr id="1589443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43420" name=""/>
                    <pic:cNvPicPr/>
                  </pic:nvPicPr>
                  <pic:blipFill>
                    <a:blip r:embed="rId22"/>
                    <a:stretch>
                      <a:fillRect/>
                    </a:stretch>
                  </pic:blipFill>
                  <pic:spPr>
                    <a:xfrm>
                      <a:off x="0" y="0"/>
                      <a:ext cx="5250890" cy="5997103"/>
                    </a:xfrm>
                    <a:prstGeom prst="rect">
                      <a:avLst/>
                    </a:prstGeom>
                  </pic:spPr>
                </pic:pic>
              </a:graphicData>
            </a:graphic>
          </wp:inline>
        </w:drawing>
      </w:r>
    </w:p>
    <w:p w14:paraId="29758631" w14:textId="1B0FA76A" w:rsidR="004203A4" w:rsidRDefault="004910B2" w:rsidP="004203A4">
      <w:pPr>
        <w:pStyle w:val="ac"/>
        <w:ind w:firstLine="420"/>
        <w:rPr>
          <w:rStyle w:val="Char"/>
          <w:lang w:eastAsia="zh-CN"/>
        </w:rPr>
      </w:pPr>
      <w:r w:rsidRPr="002164BA">
        <w:rPr>
          <w:rStyle w:val="Char"/>
          <w:lang w:eastAsia="zh-CN"/>
        </w:rPr>
        <w:t>图2.1  系统业务流</w:t>
      </w:r>
      <w:commentRangeStart w:id="55"/>
      <w:r w:rsidRPr="002164BA">
        <w:rPr>
          <w:rStyle w:val="Char"/>
          <w:lang w:eastAsia="zh-CN"/>
        </w:rPr>
        <w:t>程图</w:t>
      </w:r>
      <w:commentRangeEnd w:id="55"/>
      <w:r w:rsidR="003964E8">
        <w:rPr>
          <w:rStyle w:val="af2"/>
          <w:rFonts w:ascii="Times New Roman" w:hAnsi="Times New Roman"/>
          <w:lang w:eastAsia="zh-CN" w:bidi="ar-SA"/>
        </w:rPr>
        <w:commentReference w:id="55"/>
      </w:r>
    </w:p>
    <w:p w14:paraId="489E719D" w14:textId="2C482313" w:rsidR="004203A4" w:rsidRPr="002164BA" w:rsidRDefault="00C97FE8" w:rsidP="00C97FE8">
      <w:pPr>
        <w:pStyle w:val="ac"/>
        <w:ind w:firstLineChars="0" w:firstLine="0"/>
        <w:jc w:val="both"/>
        <w:rPr>
          <w:rStyle w:val="Char"/>
          <w:lang w:eastAsia="zh-CN"/>
        </w:rPr>
      </w:pPr>
      <w:r>
        <w:rPr>
          <w:rStyle w:val="Char"/>
          <w:rFonts w:hint="eastAsia"/>
          <w:lang w:eastAsia="zh-CN"/>
        </w:rPr>
        <w:br w:type="page"/>
      </w:r>
    </w:p>
    <w:p w14:paraId="59CB4C28" w14:textId="77777777" w:rsidR="004910B2" w:rsidRDefault="004910B2" w:rsidP="00903D33">
      <w:pPr>
        <w:pStyle w:val="2"/>
        <w:snapToGrid w:val="0"/>
        <w:spacing w:before="120"/>
      </w:pPr>
      <w:bookmarkStart w:id="56" w:name="_Toc230611503"/>
      <w:bookmarkStart w:id="57" w:name="_Toc230618661"/>
      <w:r>
        <w:rPr>
          <w:rFonts w:hint="eastAsia"/>
        </w:rPr>
        <w:lastRenderedPageBreak/>
        <w:t>2.3  用例</w:t>
      </w:r>
      <w:commentRangeStart w:id="58"/>
      <w:r>
        <w:rPr>
          <w:rFonts w:hint="eastAsia"/>
        </w:rPr>
        <w:t>分析</w:t>
      </w:r>
      <w:bookmarkEnd w:id="56"/>
      <w:bookmarkEnd w:id="57"/>
      <w:commentRangeEnd w:id="58"/>
      <w:r w:rsidR="006C0A9B">
        <w:rPr>
          <w:rStyle w:val="af2"/>
          <w:rFonts w:ascii="Times New Roman" w:eastAsia="宋体"/>
          <w:bCs w:val="0"/>
        </w:rPr>
        <w:commentReference w:id="58"/>
      </w:r>
    </w:p>
    <w:p w14:paraId="1D9008AF" w14:textId="77777777" w:rsidR="004203A4" w:rsidRPr="004203A4" w:rsidRDefault="004203A4" w:rsidP="00C870B2"/>
    <w:p w14:paraId="67358B39" w14:textId="77777777" w:rsidR="004910B2" w:rsidRPr="00F83AEA" w:rsidRDefault="004910B2" w:rsidP="004203A4">
      <w:pPr>
        <w:snapToGrid w:val="0"/>
        <w:jc w:val="center"/>
      </w:pPr>
      <w:commentRangeStart w:id="59"/>
      <w:r>
        <w:rPr>
          <w:noProof/>
        </w:rPr>
        <w:drawing>
          <wp:inline distT="0" distB="0" distL="0" distR="0" wp14:anchorId="6DB755FA" wp14:editId="6EC51753">
            <wp:extent cx="3771900" cy="6661150"/>
            <wp:effectExtent l="0" t="0" r="0" b="6350"/>
            <wp:docPr id="1249444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44908" name=""/>
                    <pic:cNvPicPr/>
                  </pic:nvPicPr>
                  <pic:blipFill>
                    <a:blip r:embed="rId23"/>
                    <a:stretch>
                      <a:fillRect/>
                    </a:stretch>
                  </pic:blipFill>
                  <pic:spPr>
                    <a:xfrm>
                      <a:off x="0" y="0"/>
                      <a:ext cx="3772104" cy="6661510"/>
                    </a:xfrm>
                    <a:prstGeom prst="rect">
                      <a:avLst/>
                    </a:prstGeom>
                  </pic:spPr>
                </pic:pic>
              </a:graphicData>
            </a:graphic>
          </wp:inline>
        </w:drawing>
      </w:r>
      <w:commentRangeEnd w:id="59"/>
      <w:r w:rsidR="006C0A9B">
        <w:rPr>
          <w:rStyle w:val="af2"/>
        </w:rPr>
        <w:commentReference w:id="59"/>
      </w:r>
    </w:p>
    <w:p w14:paraId="2C47D805" w14:textId="66AE0B76" w:rsidR="004203A4" w:rsidRPr="00F83AEA" w:rsidRDefault="004910B2" w:rsidP="00C97FE8">
      <w:pPr>
        <w:pStyle w:val="ac"/>
        <w:ind w:firstLine="420"/>
        <w:rPr>
          <w:lang w:eastAsia="zh-CN"/>
        </w:rPr>
      </w:pPr>
      <w:r w:rsidRPr="00F83AEA">
        <w:rPr>
          <w:lang w:eastAsia="zh-CN"/>
        </w:rPr>
        <w:t>图2.2  系统用例图</w:t>
      </w:r>
      <w:r w:rsidR="00C97FE8">
        <w:rPr>
          <w:rFonts w:hint="eastAsia"/>
          <w:lang w:eastAsia="zh-CN"/>
        </w:rPr>
        <w:br w:type="page"/>
      </w:r>
    </w:p>
    <w:p w14:paraId="657C371D" w14:textId="77777777" w:rsidR="004910B2" w:rsidRDefault="004910B2" w:rsidP="00903D33">
      <w:pPr>
        <w:pStyle w:val="3"/>
        <w:snapToGrid w:val="0"/>
        <w:spacing w:before="120"/>
      </w:pPr>
      <w:bookmarkStart w:id="60" w:name="_Toc230611504"/>
      <w:bookmarkStart w:id="61" w:name="_Toc230618662"/>
      <w:r>
        <w:rPr>
          <w:rFonts w:hint="eastAsia"/>
        </w:rPr>
        <w:lastRenderedPageBreak/>
        <w:t>2.3.1  学习者用例分析</w:t>
      </w:r>
      <w:bookmarkEnd w:id="60"/>
      <w:bookmarkEnd w:id="61"/>
    </w:p>
    <w:p w14:paraId="695B474C" w14:textId="77777777" w:rsidR="004910B2" w:rsidRPr="003A0126" w:rsidRDefault="004910B2" w:rsidP="00903D33">
      <w:pPr>
        <w:snapToGrid w:val="0"/>
        <w:ind w:firstLineChars="200" w:firstLine="480"/>
        <w:rPr>
          <w:rFonts w:ascii="宋体" w:hAnsi="宋体"/>
        </w:rPr>
      </w:pPr>
      <w:r w:rsidRPr="003A0126">
        <w:rPr>
          <w:rFonts w:ascii="宋体" w:hAnsi="宋体" w:hint="eastAsia"/>
        </w:rPr>
        <w:t>学习者是本系统最主要的使用角色。对学习者来说，使用这个系统的目的不是单纯找资料，而是借助系统确定学习目标、安排先后顺序，并根据练习结果继续调整后续计划。</w:t>
      </w:r>
    </w:p>
    <w:p w14:paraId="6DCB20CC" w14:textId="77777777" w:rsidR="004910B2" w:rsidRPr="003A0126" w:rsidRDefault="004910B2" w:rsidP="00903D33">
      <w:pPr>
        <w:snapToGrid w:val="0"/>
        <w:ind w:firstLineChars="200" w:firstLine="480"/>
        <w:rPr>
          <w:rFonts w:ascii="宋体" w:hAnsi="宋体"/>
        </w:rPr>
      </w:pPr>
      <w:r w:rsidRPr="003A0126">
        <w:rPr>
          <w:rFonts w:ascii="宋体" w:hAnsi="宋体" w:hint="eastAsia"/>
        </w:rPr>
        <w:t>学习者进入系统后，通常会先查看课程知识图谱。确定目标后，在首页或图谱页面中选择目标知识点并输入时间预算，由系统生成当前阶段的学习路径。路径结果出来后，学习者可以查看本轮推荐内容、下一轮建议和推荐理由。如果某个知识块还想继续深入，可以进入细化学习页面做更小范围的规划；如果需要配套材料，也可以跳到推荐资源页查看对应内容。</w:t>
      </w:r>
    </w:p>
    <w:p w14:paraId="24B62B6C" w14:textId="77777777" w:rsidR="004910B2" w:rsidRPr="003A0126" w:rsidRDefault="004910B2" w:rsidP="00903D33">
      <w:pPr>
        <w:snapToGrid w:val="0"/>
        <w:ind w:firstLineChars="200" w:firstLine="480"/>
        <w:rPr>
          <w:rFonts w:ascii="宋体" w:hAnsi="宋体"/>
        </w:rPr>
      </w:pPr>
      <w:r w:rsidRPr="003A0126">
        <w:rPr>
          <w:rFonts w:ascii="宋体" w:hAnsi="宋体" w:hint="eastAsia"/>
        </w:rPr>
        <w:t>当一轮学习结束后，学习者可以提交练习反馈，系统据此更新掌握度并重算路径。如果录入有误，还可以使用回退功能恢复状态。除此之外，学习者也可以在画像页面查看掌握度分布和近期记录，并在需要时导出当前路径。</w:t>
      </w:r>
    </w:p>
    <w:p w14:paraId="7BAC84B4" w14:textId="77777777" w:rsidR="004910B2" w:rsidRPr="00F77B0F" w:rsidRDefault="004910B2" w:rsidP="00903D33">
      <w:pPr>
        <w:snapToGrid w:val="0"/>
        <w:ind w:firstLineChars="200" w:firstLine="480"/>
        <w:rPr>
          <w:rFonts w:ascii="宋体" w:hAnsi="宋体"/>
        </w:rPr>
      </w:pPr>
      <w:r w:rsidRPr="003A0126">
        <w:rPr>
          <w:rFonts w:ascii="宋体" w:hAnsi="宋体" w:hint="eastAsia"/>
        </w:rPr>
        <w:t>从这些操作可以看出，学习者在系统中的使用过程是连续的：先看结构，再定目标，再拿到路径，之后根据学习结果继续修正安排。</w:t>
      </w:r>
    </w:p>
    <w:p w14:paraId="246BEF9E" w14:textId="77777777" w:rsidR="004910B2" w:rsidRDefault="004910B2" w:rsidP="00903D33">
      <w:pPr>
        <w:pStyle w:val="3"/>
        <w:snapToGrid w:val="0"/>
        <w:spacing w:before="120"/>
      </w:pPr>
      <w:bookmarkStart w:id="62" w:name="_Toc230611505"/>
      <w:bookmarkStart w:id="63" w:name="_Toc230618663"/>
      <w:r>
        <w:rPr>
          <w:rFonts w:hint="eastAsia"/>
        </w:rPr>
        <w:t>2.3.2  系统维护者用例分析</w:t>
      </w:r>
      <w:bookmarkEnd w:id="62"/>
      <w:bookmarkEnd w:id="63"/>
    </w:p>
    <w:p w14:paraId="5BD44E8C" w14:textId="77777777" w:rsidR="004910B2" w:rsidRDefault="004910B2" w:rsidP="00903D33">
      <w:pPr>
        <w:snapToGrid w:val="0"/>
        <w:ind w:firstLineChars="200" w:firstLine="480"/>
      </w:pPr>
      <w:r w:rsidRPr="004D006E">
        <w:t>除学习者外，系统还提供了教师和管理员入口。教师可以查看已分配课程的概览信息；管理员可以查看用户、课程及教师分配信息，必要时执行演示状态重置。这些角色虽然不直接参与学习路径生成，但为系统的完整运行和答辩演示提供了必要的环境支撑。</w:t>
      </w:r>
    </w:p>
    <w:p w14:paraId="7AD63C01" w14:textId="77777777" w:rsidR="004910B2" w:rsidRDefault="004910B2" w:rsidP="00903D33">
      <w:pPr>
        <w:pStyle w:val="2"/>
        <w:snapToGrid w:val="0"/>
        <w:spacing w:before="120"/>
      </w:pPr>
      <w:bookmarkStart w:id="64" w:name="_Toc230611506"/>
      <w:bookmarkStart w:id="65" w:name="_Toc230618664"/>
      <w:r>
        <w:rPr>
          <w:rFonts w:hint="eastAsia"/>
        </w:rPr>
        <w:t>2.4  可行性分析</w:t>
      </w:r>
      <w:bookmarkEnd w:id="64"/>
      <w:bookmarkEnd w:id="65"/>
    </w:p>
    <w:p w14:paraId="07C8E8D4" w14:textId="77777777" w:rsidR="004910B2" w:rsidRDefault="004910B2" w:rsidP="00903D33">
      <w:pPr>
        <w:pStyle w:val="3"/>
        <w:snapToGrid w:val="0"/>
        <w:spacing w:before="120"/>
      </w:pPr>
      <w:bookmarkStart w:id="66" w:name="_Toc230611507"/>
      <w:bookmarkStart w:id="67" w:name="_Toc230618665"/>
      <w:r>
        <w:rPr>
          <w:rFonts w:hint="eastAsia"/>
        </w:rPr>
        <w:t>2.4.1  技术可行性分析</w:t>
      </w:r>
      <w:bookmarkEnd w:id="66"/>
      <w:bookmarkEnd w:id="67"/>
    </w:p>
    <w:p w14:paraId="4198C73C" w14:textId="77777777" w:rsidR="004910B2" w:rsidRPr="00AB32A9" w:rsidRDefault="004910B2" w:rsidP="00903D33">
      <w:pPr>
        <w:snapToGrid w:val="0"/>
        <w:ind w:firstLineChars="200" w:firstLine="480"/>
        <w:rPr>
          <w:rFonts w:ascii="宋体" w:hAnsi="宋体"/>
        </w:rPr>
      </w:pPr>
      <w:r w:rsidRPr="00AB32A9">
        <w:rPr>
          <w:rFonts w:ascii="宋体" w:hAnsi="宋体" w:hint="eastAsia"/>
        </w:rPr>
        <w:t xml:space="preserve">从实现条件来看，这个课题是能落地的。前端使用 </w:t>
      </w:r>
      <w:r w:rsidRPr="00903D33">
        <w:t>Vue3</w:t>
      </w:r>
      <w:r w:rsidRPr="00903D33">
        <w:t>、</w:t>
      </w:r>
      <w:proofErr w:type="spellStart"/>
      <w:r w:rsidRPr="00903D33">
        <w:t>Vite</w:t>
      </w:r>
      <w:proofErr w:type="spellEnd"/>
      <w:r w:rsidRPr="00AB32A9">
        <w:rPr>
          <w:rFonts w:ascii="宋体" w:hAnsi="宋体" w:hint="eastAsia"/>
        </w:rPr>
        <w:t xml:space="preserve"> 和 </w:t>
      </w:r>
      <w:r w:rsidRPr="00903D33">
        <w:t>Cytoscape.js</w:t>
      </w:r>
      <w:r w:rsidRPr="00AB32A9">
        <w:rPr>
          <w:rFonts w:ascii="宋体" w:hAnsi="宋体" w:hint="eastAsia"/>
        </w:rPr>
        <w:t xml:space="preserve">，足以支撑页面交互、图谱展示和状态联动；后端使用 </w:t>
      </w:r>
      <w:proofErr w:type="spellStart"/>
      <w:r w:rsidRPr="00903D33">
        <w:t>Drogon</w:t>
      </w:r>
      <w:proofErr w:type="spellEnd"/>
      <w:r w:rsidRPr="00AB32A9">
        <w:rPr>
          <w:rFonts w:ascii="宋体" w:hAnsi="宋体" w:hint="eastAsia"/>
        </w:rPr>
        <w:t xml:space="preserve"> 和 </w:t>
      </w:r>
      <w:r w:rsidRPr="00903D33">
        <w:t>C++17</w:t>
      </w:r>
      <w:r w:rsidRPr="00AB32A9">
        <w:rPr>
          <w:rFonts w:ascii="宋体" w:hAnsi="宋体" w:hint="eastAsia"/>
        </w:rPr>
        <w:t>，可以把接口层和路径规划逻辑放在同一套工程里；</w:t>
      </w:r>
      <w:r w:rsidRPr="00903D33">
        <w:t>SQLite</w:t>
      </w:r>
      <w:r w:rsidRPr="00AB32A9">
        <w:rPr>
          <w:rFonts w:ascii="宋体" w:hAnsi="宋体" w:hint="eastAsia"/>
        </w:rPr>
        <w:t xml:space="preserve"> 也能够满足当前课程规模下的数据管理需求。</w:t>
      </w:r>
    </w:p>
    <w:p w14:paraId="75A3EFF6" w14:textId="7733E835" w:rsidR="004910B2" w:rsidRDefault="004910B2" w:rsidP="006B7999">
      <w:pPr>
        <w:snapToGrid w:val="0"/>
        <w:ind w:firstLineChars="200" w:firstLine="480"/>
        <w:rPr>
          <w:rFonts w:ascii="宋体" w:hAnsi="宋体"/>
        </w:rPr>
      </w:pPr>
      <w:r w:rsidRPr="00AB32A9">
        <w:rPr>
          <w:rFonts w:ascii="宋体" w:hAnsi="宋体" w:hint="eastAsia"/>
        </w:rPr>
        <w:t>本系统虽然涉及知识图谱和路径规划，但处理对象是一门课程内的知识点和依赖关系，规模不大，无需引入复杂的图数据库或分布式方案。当前做法是先把结构化数据放进关系型表中，再由后端在内存里组织成依赖图，已经能支撑图谱展示和路径生成。就本次毕业设计的目标而言，当前技术方案已经足够支撑实现、联调、测试和答辩展示。</w:t>
      </w:r>
      <w:r w:rsidR="006B7999">
        <w:rPr>
          <w:rFonts w:ascii="宋体" w:hAnsi="宋体" w:hint="eastAsia"/>
        </w:rPr>
        <w:br w:type="page"/>
      </w:r>
    </w:p>
    <w:p w14:paraId="2D39A050" w14:textId="77777777" w:rsidR="004910B2" w:rsidRPr="004221EB" w:rsidRDefault="004910B2" w:rsidP="00903D33">
      <w:pPr>
        <w:pStyle w:val="af0"/>
        <w:snapToGrid w:val="0"/>
      </w:pPr>
      <w:bookmarkStart w:id="68" w:name="_Toc230611508"/>
      <w:bookmarkStart w:id="69" w:name="_Toc230618666"/>
      <w:r w:rsidRPr="004221EB">
        <w:rPr>
          <w:rFonts w:hint="eastAsia"/>
        </w:rPr>
        <w:lastRenderedPageBreak/>
        <w:t>第</w:t>
      </w:r>
      <w:r w:rsidRPr="004221EB">
        <w:rPr>
          <w:rFonts w:hint="eastAsia"/>
        </w:rPr>
        <w:t>3</w:t>
      </w:r>
      <w:r w:rsidRPr="004221EB">
        <w:rPr>
          <w:rFonts w:hint="eastAsia"/>
        </w:rPr>
        <w:t>章</w:t>
      </w:r>
      <w:r w:rsidRPr="004221EB">
        <w:rPr>
          <w:rFonts w:hint="eastAsia"/>
        </w:rPr>
        <w:t xml:space="preserve">  </w:t>
      </w:r>
      <w:r w:rsidRPr="004221EB">
        <w:rPr>
          <w:rFonts w:hint="eastAsia"/>
        </w:rPr>
        <w:t>系统设计</w:t>
      </w:r>
      <w:bookmarkEnd w:id="68"/>
      <w:bookmarkEnd w:id="69"/>
    </w:p>
    <w:p w14:paraId="16C7DEED" w14:textId="77777777" w:rsidR="004910B2" w:rsidRPr="004221EB" w:rsidRDefault="004910B2" w:rsidP="00903D33">
      <w:pPr>
        <w:pStyle w:val="2"/>
        <w:snapToGrid w:val="0"/>
        <w:spacing w:before="120"/>
      </w:pPr>
      <w:bookmarkStart w:id="70" w:name="_Toc230611509"/>
      <w:bookmarkStart w:id="71" w:name="_Toc230618667"/>
      <w:r w:rsidRPr="004221EB">
        <w:rPr>
          <w:rFonts w:hint="eastAsia"/>
        </w:rPr>
        <w:t>3.1  系统总体设计</w:t>
      </w:r>
      <w:bookmarkEnd w:id="70"/>
      <w:bookmarkEnd w:id="71"/>
    </w:p>
    <w:p w14:paraId="0CBFF6FA" w14:textId="77777777" w:rsidR="004910B2" w:rsidRPr="004221EB" w:rsidRDefault="004910B2" w:rsidP="00903D33">
      <w:pPr>
        <w:pStyle w:val="3"/>
        <w:snapToGrid w:val="0"/>
        <w:spacing w:before="120"/>
      </w:pPr>
      <w:bookmarkStart w:id="72" w:name="_Toc230611510"/>
      <w:bookmarkStart w:id="73" w:name="_Toc230618668"/>
      <w:r w:rsidRPr="004221EB">
        <w:rPr>
          <w:rFonts w:hint="eastAsia"/>
        </w:rPr>
        <w:t>3.1.1  系统设</w:t>
      </w:r>
      <w:commentRangeStart w:id="74"/>
      <w:r w:rsidRPr="004221EB">
        <w:rPr>
          <w:rFonts w:hint="eastAsia"/>
        </w:rPr>
        <w:t>计目标</w:t>
      </w:r>
      <w:bookmarkEnd w:id="72"/>
      <w:bookmarkEnd w:id="73"/>
      <w:commentRangeEnd w:id="74"/>
      <w:r w:rsidR="006C0A9B">
        <w:rPr>
          <w:rStyle w:val="af2"/>
          <w:rFonts w:ascii="Times New Roman" w:eastAsia="宋体"/>
          <w:bCs w:val="0"/>
        </w:rPr>
        <w:commentReference w:id="74"/>
      </w:r>
    </w:p>
    <w:p w14:paraId="3B72963C" w14:textId="77777777" w:rsidR="004910B2" w:rsidRDefault="004910B2" w:rsidP="00903D33">
      <w:pPr>
        <w:snapToGrid w:val="0"/>
        <w:ind w:firstLineChars="200" w:firstLine="480"/>
      </w:pPr>
      <w:r>
        <w:rPr>
          <w:rFonts w:hint="eastAsia"/>
        </w:rPr>
        <w:t>本系统面向数据结构课程的自主学习场景进行设计，目标是让学习者在面对一组有关联的知识点时，能更容易判断当前先学什么、后学什么，以及学完一轮以后下一步怎么调整。</w:t>
      </w:r>
    </w:p>
    <w:p w14:paraId="35FA453A" w14:textId="77777777" w:rsidR="004910B2" w:rsidRPr="004221EB" w:rsidRDefault="004910B2" w:rsidP="00903D33">
      <w:pPr>
        <w:snapToGrid w:val="0"/>
        <w:ind w:firstLineChars="200" w:firstLine="480"/>
      </w:pPr>
      <w:r>
        <w:rPr>
          <w:rFonts w:hint="eastAsia"/>
        </w:rPr>
        <w:t>设计时先考虑课程知识结构怎么表示。数据结构里很多内容都有前后关系，系统把知识点关系单独整理成图谱，学习者可以先看整体结构再确定目标。另一个重点是路径结果要能直接拿来用——学习者选定目标并给出时间预算后，系统要返回当前可执行的学习安排，而不是只列几个相关知识点。系统还要能跟着学习过程继续变化：学习者提交练习反馈后，路径要根据新的掌握情况再算一轮；</w:t>
      </w:r>
      <w:r w:rsidRPr="00ED7591">
        <w:t>如果需要撤销本次检验结果，还能退回上一轮状态。</w:t>
      </w:r>
      <w:r>
        <w:rPr>
          <w:rFonts w:hint="eastAsia"/>
        </w:rPr>
        <w:t>此外，设计时也考虑了演示和联调的问题，页面入口、主链路和数据恢复都尽量做得直接一些，方便本地运行和答辩时重复展示。</w:t>
      </w:r>
    </w:p>
    <w:p w14:paraId="5D3E9C35" w14:textId="77777777" w:rsidR="004910B2" w:rsidRDefault="004910B2" w:rsidP="00903D33">
      <w:pPr>
        <w:pStyle w:val="3"/>
        <w:snapToGrid w:val="0"/>
        <w:spacing w:before="120"/>
      </w:pPr>
      <w:bookmarkStart w:id="75" w:name="_Toc230611511"/>
      <w:bookmarkStart w:id="76" w:name="_Toc230618669"/>
      <w:r w:rsidRPr="004221EB">
        <w:rPr>
          <w:rFonts w:hint="eastAsia"/>
        </w:rPr>
        <w:t>3.1.2  系统总体架构</w:t>
      </w:r>
      <w:bookmarkEnd w:id="75"/>
      <w:bookmarkEnd w:id="76"/>
    </w:p>
    <w:p w14:paraId="3D292690" w14:textId="77777777" w:rsidR="004203A4" w:rsidRPr="004203A4" w:rsidRDefault="004203A4" w:rsidP="004203A4"/>
    <w:p w14:paraId="45FB8ACD" w14:textId="77777777" w:rsidR="004910B2" w:rsidRPr="009F08C1" w:rsidRDefault="004910B2" w:rsidP="004203A4">
      <w:pPr>
        <w:snapToGrid w:val="0"/>
        <w:jc w:val="center"/>
      </w:pPr>
      <w:commentRangeStart w:id="77"/>
      <w:r>
        <w:rPr>
          <w:noProof/>
        </w:rPr>
        <w:drawing>
          <wp:inline distT="0" distB="0" distL="0" distR="0" wp14:anchorId="6460A8AF" wp14:editId="7CE4D7B6">
            <wp:extent cx="5759450" cy="3549650"/>
            <wp:effectExtent l="0" t="0" r="0" b="0"/>
            <wp:docPr id="659082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82449" name=""/>
                    <pic:cNvPicPr/>
                  </pic:nvPicPr>
                  <pic:blipFill>
                    <a:blip r:embed="rId24"/>
                    <a:stretch>
                      <a:fillRect/>
                    </a:stretch>
                  </pic:blipFill>
                  <pic:spPr>
                    <a:xfrm>
                      <a:off x="0" y="0"/>
                      <a:ext cx="5759450" cy="3549650"/>
                    </a:xfrm>
                    <a:prstGeom prst="rect">
                      <a:avLst/>
                    </a:prstGeom>
                  </pic:spPr>
                </pic:pic>
              </a:graphicData>
            </a:graphic>
          </wp:inline>
        </w:drawing>
      </w:r>
      <w:commentRangeEnd w:id="77"/>
      <w:r w:rsidR="00206AE5">
        <w:rPr>
          <w:rStyle w:val="af2"/>
        </w:rPr>
        <w:commentReference w:id="77"/>
      </w:r>
    </w:p>
    <w:p w14:paraId="0DD29879" w14:textId="735399DF" w:rsidR="004203A4" w:rsidRPr="009F08C1" w:rsidRDefault="004910B2" w:rsidP="00C97FE8">
      <w:pPr>
        <w:pStyle w:val="ac"/>
        <w:ind w:firstLine="420"/>
        <w:rPr>
          <w:rStyle w:val="Char"/>
          <w:lang w:eastAsia="zh-CN"/>
        </w:rPr>
      </w:pPr>
      <w:r w:rsidRPr="009F08C1">
        <w:rPr>
          <w:rStyle w:val="Char"/>
          <w:lang w:eastAsia="zh-CN"/>
        </w:rPr>
        <w:t>图3.1  系统总体架构图</w:t>
      </w:r>
      <w:r w:rsidR="00C97FE8">
        <w:rPr>
          <w:rStyle w:val="Char"/>
          <w:rFonts w:hint="eastAsia"/>
          <w:lang w:eastAsia="zh-CN"/>
        </w:rPr>
        <w:br w:type="page"/>
      </w:r>
    </w:p>
    <w:p w14:paraId="0C708FF7" w14:textId="77777777" w:rsidR="004910B2" w:rsidRPr="00CE33E5" w:rsidRDefault="004910B2" w:rsidP="00903D33">
      <w:pPr>
        <w:snapToGrid w:val="0"/>
        <w:ind w:firstLineChars="200" w:firstLine="480"/>
        <w:rPr>
          <w:rFonts w:ascii="宋体" w:hAnsi="宋体"/>
        </w:rPr>
      </w:pPr>
      <w:r w:rsidRPr="00CE33E5">
        <w:rPr>
          <w:rFonts w:ascii="宋体" w:hAnsi="宋体" w:hint="eastAsia"/>
        </w:rPr>
        <w:lastRenderedPageBreak/>
        <w:t>结合当前课题的实现需求，系统采用前后端分离架构：图谱展示、页面</w:t>
      </w:r>
      <w:proofErr w:type="gramStart"/>
      <w:r w:rsidRPr="00CE33E5">
        <w:rPr>
          <w:rFonts w:ascii="宋体" w:hAnsi="宋体" w:hint="eastAsia"/>
        </w:rPr>
        <w:t>交互和</w:t>
      </w:r>
      <w:proofErr w:type="gramEnd"/>
      <w:r w:rsidRPr="00CE33E5">
        <w:rPr>
          <w:rFonts w:ascii="宋体" w:hAnsi="宋体" w:hint="eastAsia"/>
        </w:rPr>
        <w:t>状态承接放在前端处理，课程数据读取、路径规划、反馈更新和解释信息组织集中在后端完成。</w:t>
      </w:r>
    </w:p>
    <w:p w14:paraId="554FB465" w14:textId="77777777" w:rsidR="004910B2" w:rsidRPr="004221EB" w:rsidRDefault="004910B2" w:rsidP="00903D33">
      <w:pPr>
        <w:snapToGrid w:val="0"/>
        <w:ind w:firstLineChars="200" w:firstLine="480"/>
        <w:rPr>
          <w:rFonts w:ascii="宋体" w:hAnsi="宋体"/>
        </w:rPr>
      </w:pPr>
      <w:r w:rsidRPr="00CE33E5">
        <w:rPr>
          <w:rFonts w:ascii="宋体" w:hAnsi="宋体" w:hint="eastAsia"/>
        </w:rPr>
        <w:t>前端部分主要围绕首页路径规划、学习图谱、细化学习、推荐资源和学习者画像几个页面展开。后端基于</w:t>
      </w:r>
      <w:r w:rsidRPr="00903D33">
        <w:t xml:space="preserve"> </w:t>
      </w:r>
      <w:proofErr w:type="spellStart"/>
      <w:r w:rsidRPr="00903D33">
        <w:t>Drogon</w:t>
      </w:r>
      <w:proofErr w:type="spellEnd"/>
      <w:r w:rsidRPr="00CE33E5">
        <w:rPr>
          <w:rFonts w:ascii="宋体" w:hAnsi="宋体" w:hint="eastAsia"/>
        </w:rPr>
        <w:t xml:space="preserve"> 提供接口，核心职责包括知识依赖图构建、路径生成、反馈处理、回退恢复以及推荐解释和画像信息聚合，实现时做了分层处理。数据层使用 </w:t>
      </w:r>
      <w:r w:rsidRPr="00903D33">
        <w:t xml:space="preserve">SQLite </w:t>
      </w:r>
      <w:r w:rsidRPr="00CE33E5">
        <w:rPr>
          <w:rFonts w:ascii="宋体" w:hAnsi="宋体" w:hint="eastAsia"/>
        </w:rPr>
        <w:t>保存课程信息、知识点、依赖关系、掌握度、反馈记录和资源行为记录，部分细化范围通过配置方式补充。这种架构下前端专注交互，后端专注计算和组织，数据</w:t>
      </w:r>
      <w:proofErr w:type="gramStart"/>
      <w:r w:rsidRPr="00CE33E5">
        <w:rPr>
          <w:rFonts w:ascii="宋体" w:hAnsi="宋体" w:hint="eastAsia"/>
        </w:rPr>
        <w:t>层负责</w:t>
      </w:r>
      <w:proofErr w:type="gramEnd"/>
      <w:r w:rsidRPr="00CE33E5">
        <w:rPr>
          <w:rFonts w:ascii="宋体" w:hAnsi="宋体" w:hint="eastAsia"/>
        </w:rPr>
        <w:t>持久化支撑，分工相对清楚。</w:t>
      </w:r>
    </w:p>
    <w:p w14:paraId="6DC87356" w14:textId="77777777" w:rsidR="004910B2" w:rsidRDefault="004910B2" w:rsidP="00903D33">
      <w:pPr>
        <w:pStyle w:val="2"/>
        <w:snapToGrid w:val="0"/>
        <w:spacing w:before="120"/>
      </w:pPr>
      <w:bookmarkStart w:id="78" w:name="_Toc230611512"/>
      <w:bookmarkStart w:id="79" w:name="_Toc230618670"/>
      <w:r w:rsidRPr="004221EB">
        <w:rPr>
          <w:rFonts w:hint="eastAsia"/>
        </w:rPr>
        <w:t>3.2  系统功能模块设计</w:t>
      </w:r>
      <w:bookmarkEnd w:id="78"/>
      <w:bookmarkEnd w:id="79"/>
    </w:p>
    <w:p w14:paraId="1A38AEF8" w14:textId="77777777" w:rsidR="004203A4" w:rsidRPr="004203A4" w:rsidRDefault="004203A4" w:rsidP="004203A4"/>
    <w:p w14:paraId="3DFD929E" w14:textId="77777777" w:rsidR="004910B2" w:rsidRPr="009F08C1" w:rsidRDefault="004910B2" w:rsidP="00903D33">
      <w:pPr>
        <w:snapToGrid w:val="0"/>
      </w:pPr>
      <w:r>
        <w:rPr>
          <w:noProof/>
        </w:rPr>
        <w:drawing>
          <wp:inline distT="0" distB="0" distL="0" distR="0" wp14:anchorId="49EF98F6" wp14:editId="07CC028B">
            <wp:extent cx="5759450" cy="2837180"/>
            <wp:effectExtent l="0" t="0" r="0" b="1270"/>
            <wp:docPr id="133133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0109" name=""/>
                    <pic:cNvPicPr/>
                  </pic:nvPicPr>
                  <pic:blipFill>
                    <a:blip r:embed="rId25"/>
                    <a:stretch>
                      <a:fillRect/>
                    </a:stretch>
                  </pic:blipFill>
                  <pic:spPr>
                    <a:xfrm>
                      <a:off x="0" y="0"/>
                      <a:ext cx="5759450" cy="2837180"/>
                    </a:xfrm>
                    <a:prstGeom prst="rect">
                      <a:avLst/>
                    </a:prstGeom>
                  </pic:spPr>
                </pic:pic>
              </a:graphicData>
            </a:graphic>
          </wp:inline>
        </w:drawing>
      </w:r>
    </w:p>
    <w:p w14:paraId="3CC3B9A4" w14:textId="37E79CEA" w:rsidR="004203A4" w:rsidRPr="007E3F9E" w:rsidRDefault="004910B2" w:rsidP="00C97FE8">
      <w:pPr>
        <w:pStyle w:val="ac"/>
        <w:ind w:firstLine="420"/>
        <w:rPr>
          <w:rStyle w:val="Char"/>
          <w:lang w:eastAsia="zh-CN"/>
        </w:rPr>
      </w:pPr>
      <w:r w:rsidRPr="007E3F9E">
        <w:rPr>
          <w:rStyle w:val="Char"/>
          <w:lang w:eastAsia="zh-CN"/>
        </w:rPr>
        <w:t>图3.2  系统功能模</w:t>
      </w:r>
      <w:commentRangeStart w:id="80"/>
      <w:r w:rsidRPr="007E3F9E">
        <w:rPr>
          <w:rStyle w:val="Char"/>
          <w:lang w:eastAsia="zh-CN"/>
        </w:rPr>
        <w:t>块关系</w:t>
      </w:r>
      <w:commentRangeEnd w:id="80"/>
      <w:r w:rsidR="00422B56">
        <w:rPr>
          <w:rStyle w:val="af2"/>
          <w:rFonts w:ascii="Times New Roman" w:hAnsi="Times New Roman"/>
          <w:lang w:eastAsia="zh-CN" w:bidi="ar-SA"/>
        </w:rPr>
        <w:commentReference w:id="80"/>
      </w:r>
      <w:r w:rsidRPr="007E3F9E">
        <w:rPr>
          <w:rStyle w:val="Char"/>
          <w:lang w:eastAsia="zh-CN"/>
        </w:rPr>
        <w:t>图</w:t>
      </w:r>
      <w:r w:rsidR="00C97FE8">
        <w:rPr>
          <w:rStyle w:val="Char"/>
          <w:rFonts w:hint="eastAsia"/>
          <w:lang w:eastAsia="zh-CN"/>
        </w:rPr>
        <w:br w:type="page"/>
      </w:r>
    </w:p>
    <w:p w14:paraId="326EE106" w14:textId="77777777" w:rsidR="004910B2" w:rsidRPr="004221EB" w:rsidRDefault="004910B2" w:rsidP="00903D33">
      <w:pPr>
        <w:pStyle w:val="3"/>
        <w:snapToGrid w:val="0"/>
        <w:spacing w:before="120"/>
      </w:pPr>
      <w:bookmarkStart w:id="81" w:name="_Toc230611513"/>
      <w:bookmarkStart w:id="82" w:name="_Toc230618671"/>
      <w:r w:rsidRPr="004221EB">
        <w:rPr>
          <w:rFonts w:hint="eastAsia"/>
        </w:rPr>
        <w:lastRenderedPageBreak/>
        <w:t>3.2.1  知识图谱模块设计</w:t>
      </w:r>
      <w:bookmarkEnd w:id="81"/>
      <w:bookmarkEnd w:id="82"/>
    </w:p>
    <w:p w14:paraId="62BB693C" w14:textId="77777777" w:rsidR="004910B2" w:rsidRPr="004221EB" w:rsidRDefault="004910B2" w:rsidP="00903D33">
      <w:pPr>
        <w:snapToGrid w:val="0"/>
        <w:ind w:firstLineChars="200" w:firstLine="480"/>
        <w:rPr>
          <w:rFonts w:ascii="宋体" w:hAnsi="宋体"/>
        </w:rPr>
      </w:pPr>
      <w:r w:rsidRPr="00D151F6">
        <w:rPr>
          <w:rFonts w:ascii="宋体" w:hAnsi="宋体"/>
        </w:rPr>
        <w:t>知识图谱模块负责把数据结构课程里的知识点关系整理出来，核心是把路径规划要用到的前置关系固定下来。</w:t>
      </w:r>
      <w:proofErr w:type="gramStart"/>
      <w:r w:rsidRPr="00D151F6">
        <w:rPr>
          <w:rFonts w:ascii="宋体" w:hAnsi="宋体"/>
        </w:rPr>
        <w:t>课程级</w:t>
      </w:r>
      <w:proofErr w:type="gramEnd"/>
      <w:r w:rsidRPr="00D151F6">
        <w:rPr>
          <w:rFonts w:ascii="宋体" w:hAnsi="宋体"/>
        </w:rPr>
        <w:t>图谱里放的是主要知识点和它们之间的依赖关系，学习者进入图谱页面后可以</w:t>
      </w:r>
      <w:proofErr w:type="gramStart"/>
      <w:r w:rsidRPr="00D151F6">
        <w:rPr>
          <w:rFonts w:ascii="宋体" w:hAnsi="宋体"/>
        </w:rPr>
        <w:t>先看整门课</w:t>
      </w:r>
      <w:proofErr w:type="gramEnd"/>
      <w:r w:rsidRPr="00D151F6">
        <w:rPr>
          <w:rFonts w:ascii="宋体" w:hAnsi="宋体"/>
        </w:rPr>
        <w:t>的大致结构，再点开某个节点查看其所属部分、前置依赖和后续关联内容。对部分内容比较集中的知识块，系统还保留了细化图谱，将主图和细化图分开，使整体和局部结构都更容易处理。这个模块在设计上尽量只做结构表达和范围切换，路径排序逻辑由规划模块单独负责。</w:t>
      </w:r>
    </w:p>
    <w:p w14:paraId="4AC11CA1" w14:textId="77777777" w:rsidR="004910B2" w:rsidRPr="004221EB" w:rsidRDefault="004910B2" w:rsidP="00903D33">
      <w:pPr>
        <w:pStyle w:val="3"/>
        <w:snapToGrid w:val="0"/>
        <w:spacing w:before="120"/>
      </w:pPr>
      <w:bookmarkStart w:id="83" w:name="_Toc230611514"/>
      <w:bookmarkStart w:id="84" w:name="_Toc230618672"/>
      <w:r w:rsidRPr="004221EB">
        <w:rPr>
          <w:rFonts w:hint="eastAsia"/>
        </w:rPr>
        <w:t>3.2.2  学习路径规划模块设计</w:t>
      </w:r>
      <w:bookmarkEnd w:id="83"/>
      <w:bookmarkEnd w:id="84"/>
    </w:p>
    <w:p w14:paraId="6D7433A9" w14:textId="77777777" w:rsidR="004910B2" w:rsidRPr="004221EB" w:rsidRDefault="004910B2" w:rsidP="00903D33">
      <w:pPr>
        <w:snapToGrid w:val="0"/>
        <w:ind w:firstLineChars="200" w:firstLine="480"/>
      </w:pPr>
      <w:r w:rsidRPr="00170ECA">
        <w:t>学习路径规划模块负责根据目标知识点、掌握情况和时间预算生成学习安排。核心思路是</w:t>
      </w:r>
      <w:r w:rsidRPr="00170ECA">
        <w:t>"</w:t>
      </w:r>
      <w:r w:rsidRPr="00170ECA">
        <w:t>先满足依赖，再按优先级排</w:t>
      </w:r>
      <w:r w:rsidRPr="00170ECA">
        <w:t>"</w:t>
      </w:r>
      <w:r w:rsidRPr="00170ECA">
        <w:t>：首先从目标沿前置边反向遍历确定候选集合；然后使用拓扑排序保证依赖顺序（前驱节点总是排在后续节点之前）；最后通过综合评分决定哪些节点进入当前推荐、哪些顺延到下一轮。评分综合考虑四个因子：掌握度缺口反映需要补的程度，相关性距离反映离目标有多近，节点重要性反映在课程中的权重，时间成本反映是否能在本轮预算内完成。输出上将当前推荐和后续建议分开，避免前端临时拼装。</w:t>
      </w:r>
    </w:p>
    <w:p w14:paraId="1DEEDF2B" w14:textId="77777777" w:rsidR="004910B2" w:rsidRPr="004221EB" w:rsidRDefault="004910B2" w:rsidP="00903D33">
      <w:pPr>
        <w:pStyle w:val="3"/>
        <w:snapToGrid w:val="0"/>
        <w:spacing w:before="120"/>
      </w:pPr>
      <w:bookmarkStart w:id="85" w:name="_Toc230611515"/>
      <w:bookmarkStart w:id="86" w:name="_Toc230618673"/>
      <w:r w:rsidRPr="004221EB">
        <w:rPr>
          <w:rFonts w:hint="eastAsia"/>
        </w:rPr>
        <w:t>3.2.3  学习反馈调整模块设计</w:t>
      </w:r>
      <w:bookmarkEnd w:id="85"/>
      <w:bookmarkEnd w:id="86"/>
    </w:p>
    <w:p w14:paraId="6FF4495D" w14:textId="77777777" w:rsidR="004910B2" w:rsidRPr="004221EB" w:rsidRDefault="004910B2" w:rsidP="00903D33">
      <w:pPr>
        <w:snapToGrid w:val="0"/>
        <w:ind w:firstLineChars="200" w:firstLine="480"/>
      </w:pPr>
      <w:r w:rsidRPr="00636285">
        <w:t>如果系统只在开始时给一次路径，后面学习者的掌握情况不会反映到结果里，</w:t>
      </w:r>
      <w:proofErr w:type="gramStart"/>
      <w:r w:rsidRPr="00636285">
        <w:t>那系统</w:t>
      </w:r>
      <w:proofErr w:type="gramEnd"/>
      <w:r w:rsidRPr="00636285">
        <w:t>更像静态推荐页。因此该模块的设计思路是：</w:t>
      </w:r>
      <w:r w:rsidRPr="0072730C">
        <w:t>学习者完成一轮学习后，通过内置的练习检验功能客观评定掌握度</w:t>
      </w:r>
      <w:r w:rsidRPr="0072730C">
        <w:t>——</w:t>
      </w:r>
      <w:r w:rsidRPr="0072730C">
        <w:t>系统根据答题正确率自动确定完成状态（已完成</w:t>
      </w:r>
      <w:r w:rsidRPr="0072730C">
        <w:t>/</w:t>
      </w:r>
      <w:r w:rsidRPr="0072730C">
        <w:t>部分完成</w:t>
      </w:r>
      <w:r w:rsidRPr="0072730C">
        <w:t>/</w:t>
      </w:r>
      <w:r w:rsidRPr="0072730C">
        <w:t>受阻），并据此更新掌握度后重新生成路径。</w:t>
      </w:r>
      <w:r w:rsidRPr="009B6FB2">
        <w:t>同时还保留最近一次回退</w:t>
      </w:r>
      <w:r w:rsidRPr="009B6FB2">
        <w:t>——</w:t>
      </w:r>
      <w:r w:rsidRPr="009B6FB2">
        <w:t>练习检验完成后如果需要重新作答，可以撤销本次检验结果恢复到更新前状态，避免单次结果持续影响后续路径和画像。这部分本质上是在路径结果后面再接一轮状态更新和重算过程。</w:t>
      </w:r>
    </w:p>
    <w:p w14:paraId="09AF5F56" w14:textId="77777777" w:rsidR="004910B2" w:rsidRPr="004221EB" w:rsidRDefault="004910B2" w:rsidP="00903D33">
      <w:pPr>
        <w:pStyle w:val="3"/>
        <w:snapToGrid w:val="0"/>
        <w:spacing w:before="120"/>
      </w:pPr>
      <w:bookmarkStart w:id="87" w:name="_Toc230611516"/>
      <w:bookmarkStart w:id="88" w:name="_Toc230618674"/>
      <w:r w:rsidRPr="004221EB">
        <w:rPr>
          <w:rFonts w:hint="eastAsia"/>
        </w:rPr>
        <w:t>3.2.4  推荐资源模块设计</w:t>
      </w:r>
      <w:bookmarkEnd w:id="87"/>
      <w:bookmarkEnd w:id="88"/>
    </w:p>
    <w:p w14:paraId="27E9251C" w14:textId="77777777" w:rsidR="004910B2" w:rsidRPr="004221EB" w:rsidRDefault="004910B2" w:rsidP="00903D33">
      <w:pPr>
        <w:snapToGrid w:val="0"/>
        <w:ind w:firstLineChars="200" w:firstLine="480"/>
      </w:pPr>
      <w:r w:rsidRPr="002333CE">
        <w:t>推荐资源模块放在路径规划后面，让学习者拿到路径之后能继续往下学。前面已经知道</w:t>
      </w:r>
      <w:r w:rsidRPr="002333CE">
        <w:t>"</w:t>
      </w:r>
      <w:r w:rsidRPr="002333CE">
        <w:t>先学什么</w:t>
      </w:r>
      <w:r w:rsidRPr="002333CE">
        <w:t>"</w:t>
      </w:r>
      <w:r w:rsidRPr="002333CE">
        <w:t>，这里要补的是</w:t>
      </w:r>
      <w:r w:rsidRPr="002333CE">
        <w:t>"</w:t>
      </w:r>
      <w:r w:rsidRPr="002333CE">
        <w:t>可以看什么材料</w:t>
      </w:r>
      <w:r w:rsidRPr="002333CE">
        <w:t>"</w:t>
      </w:r>
      <w:r w:rsidRPr="002333CE">
        <w:t>。资源跟着当前节点走，不做脱离路径的单独推荐。考虑到细化学习场景下不一定每个局部节点都有单独资源，资源承接允许从上层</w:t>
      </w:r>
      <w:proofErr w:type="gramStart"/>
      <w:r w:rsidRPr="002333CE">
        <w:t>知识块补材料</w:t>
      </w:r>
      <w:proofErr w:type="gramEnd"/>
      <w:r w:rsidRPr="002333CE">
        <w:t>。这一模块本身不做复杂计算，重点是把路径结果和可用材料接顺。</w:t>
      </w:r>
    </w:p>
    <w:p w14:paraId="364165DC" w14:textId="77777777" w:rsidR="004910B2" w:rsidRPr="004221EB" w:rsidRDefault="004910B2" w:rsidP="00903D33">
      <w:pPr>
        <w:pStyle w:val="3"/>
        <w:snapToGrid w:val="0"/>
        <w:spacing w:before="120"/>
      </w:pPr>
      <w:bookmarkStart w:id="89" w:name="_Toc230611517"/>
      <w:bookmarkStart w:id="90" w:name="_Toc230618675"/>
      <w:r w:rsidRPr="004221EB">
        <w:rPr>
          <w:rFonts w:hint="eastAsia"/>
        </w:rPr>
        <w:lastRenderedPageBreak/>
        <w:t>3.2.5  学习者画像模块设计</w:t>
      </w:r>
      <w:bookmarkEnd w:id="89"/>
      <w:bookmarkEnd w:id="90"/>
    </w:p>
    <w:p w14:paraId="05ED75BA" w14:textId="77777777" w:rsidR="004910B2" w:rsidRPr="004221EB" w:rsidRDefault="004910B2" w:rsidP="00903D33">
      <w:pPr>
        <w:snapToGrid w:val="0"/>
        <w:ind w:firstLineChars="200" w:firstLine="480"/>
      </w:pPr>
      <w:r w:rsidRPr="000F59C3">
        <w:t>学习者画像模块用来整理和展示学习状态。系统里的掌握度记录、近期反馈和整体学习状态在画像模块中集中展示，学习者看到的就不只是某一次路径结果，而是整个课程范围内的大致状态变化。画像信息同时也会反过来支撑路径规划</w:t>
      </w:r>
      <w:r w:rsidRPr="000F59C3">
        <w:t>——</w:t>
      </w:r>
      <w:r w:rsidRPr="000F59C3">
        <w:t>掌握度偏低的知识点更可能被提前推荐，已经掌握较好的内容不再反复占用时间预算。画像模块一方面负责展示状态，另一方面支撑推荐逻辑，让系统从单次推荐走向持续记录和持续调整。</w:t>
      </w:r>
    </w:p>
    <w:p w14:paraId="01CA1B05" w14:textId="77777777" w:rsidR="004910B2" w:rsidRPr="004221EB" w:rsidRDefault="004910B2" w:rsidP="00903D33">
      <w:pPr>
        <w:pStyle w:val="2"/>
        <w:snapToGrid w:val="0"/>
        <w:spacing w:before="120"/>
      </w:pPr>
      <w:bookmarkStart w:id="91" w:name="_Toc230611518"/>
      <w:bookmarkStart w:id="92" w:name="_Toc230618676"/>
      <w:r w:rsidRPr="004221EB">
        <w:rPr>
          <w:rFonts w:hint="eastAsia"/>
        </w:rPr>
        <w:t>3.3  系统数据</w:t>
      </w:r>
      <w:commentRangeStart w:id="93"/>
      <w:r w:rsidRPr="004221EB">
        <w:rPr>
          <w:rFonts w:hint="eastAsia"/>
        </w:rPr>
        <w:t>存储设计</w:t>
      </w:r>
      <w:bookmarkEnd w:id="91"/>
      <w:bookmarkEnd w:id="92"/>
      <w:commentRangeEnd w:id="93"/>
      <w:r w:rsidR="0020363D">
        <w:rPr>
          <w:rStyle w:val="af2"/>
          <w:rFonts w:ascii="Times New Roman" w:eastAsia="宋体"/>
          <w:bCs w:val="0"/>
        </w:rPr>
        <w:commentReference w:id="93"/>
      </w:r>
    </w:p>
    <w:p w14:paraId="417B3601" w14:textId="77777777" w:rsidR="004910B2" w:rsidRPr="004221EB" w:rsidRDefault="004910B2" w:rsidP="00903D33">
      <w:pPr>
        <w:pStyle w:val="3"/>
        <w:snapToGrid w:val="0"/>
        <w:spacing w:before="120"/>
      </w:pPr>
      <w:bookmarkStart w:id="94" w:name="_Toc230611519"/>
      <w:bookmarkStart w:id="95" w:name="_Toc230618677"/>
      <w:r w:rsidRPr="004221EB">
        <w:rPr>
          <w:rFonts w:hint="eastAsia"/>
        </w:rPr>
        <w:t>3.3.1  课程知识数据设计</w:t>
      </w:r>
      <w:bookmarkEnd w:id="94"/>
      <w:bookmarkEnd w:id="95"/>
    </w:p>
    <w:p w14:paraId="2ED39E22" w14:textId="77777777" w:rsidR="004910B2" w:rsidRPr="004221EB" w:rsidRDefault="004910B2" w:rsidP="00903D33">
      <w:pPr>
        <w:snapToGrid w:val="0"/>
        <w:ind w:firstLineChars="200" w:firstLine="480"/>
      </w:pPr>
      <w:r w:rsidRPr="00132BF2">
        <w:t>课程知识数据是系统</w:t>
      </w:r>
      <w:proofErr w:type="gramStart"/>
      <w:r w:rsidRPr="00132BF2">
        <w:t>最</w:t>
      </w:r>
      <w:proofErr w:type="gramEnd"/>
      <w:r w:rsidRPr="00132BF2">
        <w:t>基础的一层，要保存的不只是</w:t>
      </w:r>
      <w:r w:rsidRPr="00132BF2">
        <w:t>"</w:t>
      </w:r>
      <w:r w:rsidRPr="00132BF2">
        <w:t>这门课有哪些内容</w:t>
      </w:r>
      <w:r w:rsidRPr="00132BF2">
        <w:t>"</w:t>
      </w:r>
      <w:r w:rsidRPr="00132BF2">
        <w:t>，更重要的是知识点之间的前置关系。</w:t>
      </w:r>
      <w:proofErr w:type="gramStart"/>
      <w:r w:rsidRPr="00132BF2">
        <w:t>课程级范围</w:t>
      </w:r>
      <w:proofErr w:type="gramEnd"/>
      <w:r w:rsidRPr="00132BF2">
        <w:t>内主要保存课程基本信息、知识</w:t>
      </w:r>
      <w:proofErr w:type="gramStart"/>
      <w:r w:rsidRPr="00132BF2">
        <w:t>点信息</w:t>
      </w:r>
      <w:proofErr w:type="gramEnd"/>
      <w:r w:rsidRPr="00132BF2">
        <w:t>和依赖关系信息。由于系统还支持局部细化学习，数据设计时也要给细化范围留出表达方式，包括局部节点集合、局部依赖关系和范围标识。这一部分的设计目标是把传统章节目录整理成后端可计算、前端可展示的知识结构。</w:t>
      </w:r>
    </w:p>
    <w:p w14:paraId="076639B3" w14:textId="77777777" w:rsidR="004910B2" w:rsidRPr="004221EB" w:rsidRDefault="004910B2" w:rsidP="00903D33">
      <w:pPr>
        <w:pStyle w:val="3"/>
        <w:snapToGrid w:val="0"/>
        <w:spacing w:before="120"/>
      </w:pPr>
      <w:bookmarkStart w:id="96" w:name="_Toc230611520"/>
      <w:bookmarkStart w:id="97" w:name="_Toc230618678"/>
      <w:r w:rsidRPr="004221EB">
        <w:rPr>
          <w:rFonts w:hint="eastAsia"/>
        </w:rPr>
        <w:t>3.3.2  学习过程数据设计</w:t>
      </w:r>
      <w:bookmarkEnd w:id="96"/>
      <w:bookmarkEnd w:id="97"/>
    </w:p>
    <w:p w14:paraId="77C0361B" w14:textId="77777777" w:rsidR="004910B2" w:rsidRPr="004221EB" w:rsidRDefault="004910B2" w:rsidP="00903D33">
      <w:pPr>
        <w:snapToGrid w:val="0"/>
        <w:ind w:firstLineChars="200" w:firstLine="480"/>
      </w:pPr>
      <w:r w:rsidRPr="00EF64B1">
        <w:t>如果只保存课程结构不记录学习过程，路径结果就永远是静态的。因此还必须保存学习过程中的状态数据，包括学习者基本信息、知识点掌握度记录、练习反馈记录和资源行为记录。掌握度是路径规划的重要输入，反馈记录支持状态更新和回退，资源行为保留使用痕迹。由于系统同时支持</w:t>
      </w:r>
      <w:proofErr w:type="gramStart"/>
      <w:r w:rsidRPr="00EF64B1">
        <w:t>课程级</w:t>
      </w:r>
      <w:proofErr w:type="gramEnd"/>
      <w:r w:rsidRPr="00EF64B1">
        <w:t>和细化学习导航，状态数据也要区分不同层级，两者逻辑上不能混在一起。这些数据不只为</w:t>
      </w:r>
      <w:r w:rsidRPr="00EF64B1">
        <w:t>"</w:t>
      </w:r>
      <w:r w:rsidRPr="00EF64B1">
        <w:t>存下来</w:t>
      </w:r>
      <w:r w:rsidRPr="00EF64B1">
        <w:t>"</w:t>
      </w:r>
      <w:r w:rsidRPr="00EF64B1">
        <w:t>，更重要的是为后续的路径重算、状态恢复和画像展示提供依据。</w:t>
      </w:r>
    </w:p>
    <w:p w14:paraId="23E89ED9" w14:textId="77777777" w:rsidR="004910B2" w:rsidRPr="004221EB" w:rsidRDefault="004910B2" w:rsidP="00903D33">
      <w:pPr>
        <w:pStyle w:val="3"/>
        <w:snapToGrid w:val="0"/>
        <w:spacing w:before="120"/>
      </w:pPr>
      <w:bookmarkStart w:id="98" w:name="_Toc230611521"/>
      <w:bookmarkStart w:id="99" w:name="_Toc230618679"/>
      <w:r w:rsidRPr="004221EB">
        <w:rPr>
          <w:rFonts w:hint="eastAsia"/>
        </w:rPr>
        <w:t>3.3.3  数据存储方式设计</w:t>
      </w:r>
      <w:bookmarkEnd w:id="98"/>
      <w:bookmarkEnd w:id="99"/>
    </w:p>
    <w:p w14:paraId="2E22BA2F" w14:textId="77777777" w:rsidR="004910B2" w:rsidRPr="004221EB" w:rsidRDefault="004910B2" w:rsidP="00903D33">
      <w:pPr>
        <w:snapToGrid w:val="0"/>
        <w:ind w:firstLineChars="200" w:firstLine="480"/>
        <w:rPr>
          <w:rFonts w:ascii="宋体" w:hAnsi="宋体"/>
        </w:rPr>
      </w:pPr>
      <w:r w:rsidRPr="00280303">
        <w:rPr>
          <w:rFonts w:ascii="宋体" w:hAnsi="宋体"/>
        </w:rPr>
        <w:t>系统最终采用"</w:t>
      </w:r>
      <w:r w:rsidRPr="00903D33">
        <w:t>SQLite</w:t>
      </w:r>
      <w:r w:rsidRPr="00280303">
        <w:rPr>
          <w:rFonts w:ascii="宋体" w:hAnsi="宋体"/>
        </w:rPr>
        <w:t xml:space="preserve"> 数据库 + 配置文件"的存储方式。课程信息、知识点、依赖关系、掌握度记录、练习反馈记录和资源行为记录等结构化数据统一放在 </w:t>
      </w:r>
      <w:r w:rsidRPr="00903D33">
        <w:t>SQLite</w:t>
      </w:r>
      <w:r w:rsidRPr="00280303">
        <w:rPr>
          <w:rFonts w:ascii="宋体" w:hAnsi="宋体"/>
        </w:rPr>
        <w:t xml:space="preserve"> 中管理，查询、更新和演示前的数据恢复都比较直接。细化图谱范围和部分局部层级结构则通过配置文件维护，因为这部分内容改动频率更高，塞进主数据库反而不够灵活。数据库负责稳定的</w:t>
      </w:r>
      <w:proofErr w:type="gramStart"/>
      <w:r w:rsidRPr="00280303">
        <w:rPr>
          <w:rFonts w:ascii="宋体" w:hAnsi="宋体"/>
        </w:rPr>
        <w:t>主数据</w:t>
      </w:r>
      <w:proofErr w:type="gramEnd"/>
      <w:r w:rsidRPr="00280303">
        <w:rPr>
          <w:rFonts w:ascii="宋体" w:hAnsi="宋体"/>
        </w:rPr>
        <w:t>和过程数据，配置文件负责更灵活的局部结构组织。</w:t>
      </w:r>
    </w:p>
    <w:p w14:paraId="054D5E44" w14:textId="77777777" w:rsidR="004910B2" w:rsidRPr="004221EB" w:rsidRDefault="004910B2" w:rsidP="00903D33">
      <w:pPr>
        <w:pStyle w:val="2"/>
        <w:snapToGrid w:val="0"/>
        <w:spacing w:before="120"/>
      </w:pPr>
      <w:bookmarkStart w:id="100" w:name="_Toc230611522"/>
      <w:bookmarkStart w:id="101" w:name="_Toc230618680"/>
      <w:r w:rsidRPr="004221EB">
        <w:rPr>
          <w:rFonts w:hint="eastAsia"/>
        </w:rPr>
        <w:lastRenderedPageBreak/>
        <w:t>3.4  系统运行流程设计</w:t>
      </w:r>
      <w:bookmarkEnd w:id="100"/>
      <w:bookmarkEnd w:id="101"/>
    </w:p>
    <w:p w14:paraId="04260B3B" w14:textId="77777777" w:rsidR="004910B2" w:rsidRDefault="004910B2" w:rsidP="00903D33">
      <w:pPr>
        <w:pStyle w:val="3"/>
        <w:snapToGrid w:val="0"/>
        <w:spacing w:before="120"/>
      </w:pPr>
      <w:bookmarkStart w:id="102" w:name="_Toc230611523"/>
      <w:bookmarkStart w:id="103" w:name="_Toc230618681"/>
      <w:r w:rsidRPr="004221EB">
        <w:rPr>
          <w:rFonts w:hint="eastAsia"/>
        </w:rPr>
        <w:t xml:space="preserve">3.4.1  </w:t>
      </w:r>
      <w:proofErr w:type="gramStart"/>
      <w:r w:rsidRPr="004221EB">
        <w:rPr>
          <w:rFonts w:hint="eastAsia"/>
        </w:rPr>
        <w:t>主学习</w:t>
      </w:r>
      <w:proofErr w:type="gramEnd"/>
      <w:r w:rsidRPr="004221EB">
        <w:rPr>
          <w:rFonts w:hint="eastAsia"/>
        </w:rPr>
        <w:t>导航流程设计</w:t>
      </w:r>
      <w:bookmarkEnd w:id="102"/>
      <w:bookmarkEnd w:id="103"/>
    </w:p>
    <w:p w14:paraId="4EB23BF0" w14:textId="77777777" w:rsidR="004203A4" w:rsidRPr="004203A4" w:rsidRDefault="004203A4" w:rsidP="004203A4"/>
    <w:p w14:paraId="42899693" w14:textId="77777777" w:rsidR="004910B2" w:rsidRPr="009F08C1" w:rsidRDefault="004910B2" w:rsidP="00903D33">
      <w:pPr>
        <w:snapToGrid w:val="0"/>
        <w:jc w:val="center"/>
      </w:pPr>
      <w:r>
        <w:rPr>
          <w:noProof/>
        </w:rPr>
        <w:drawing>
          <wp:inline distT="0" distB="0" distL="0" distR="0" wp14:anchorId="388A348F" wp14:editId="290F3648">
            <wp:extent cx="1930499" cy="6807550"/>
            <wp:effectExtent l="0" t="0" r="0" b="0"/>
            <wp:docPr id="948858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58854" name=""/>
                    <pic:cNvPicPr/>
                  </pic:nvPicPr>
                  <pic:blipFill>
                    <a:blip r:embed="rId26"/>
                    <a:stretch>
                      <a:fillRect/>
                    </a:stretch>
                  </pic:blipFill>
                  <pic:spPr>
                    <a:xfrm>
                      <a:off x="0" y="0"/>
                      <a:ext cx="1930499" cy="6807550"/>
                    </a:xfrm>
                    <a:prstGeom prst="rect">
                      <a:avLst/>
                    </a:prstGeom>
                  </pic:spPr>
                </pic:pic>
              </a:graphicData>
            </a:graphic>
          </wp:inline>
        </w:drawing>
      </w:r>
    </w:p>
    <w:p w14:paraId="48B6B579" w14:textId="4B530F3A" w:rsidR="004203A4" w:rsidRPr="007E3F9E" w:rsidRDefault="004910B2" w:rsidP="006B7999">
      <w:pPr>
        <w:pStyle w:val="ac"/>
        <w:ind w:firstLine="420"/>
        <w:rPr>
          <w:rStyle w:val="Char"/>
          <w:lang w:eastAsia="zh-CN"/>
        </w:rPr>
      </w:pPr>
      <w:r w:rsidRPr="007E3F9E">
        <w:rPr>
          <w:rStyle w:val="Char"/>
          <w:lang w:eastAsia="zh-CN"/>
        </w:rPr>
        <w:t xml:space="preserve">图3.3  </w:t>
      </w:r>
      <w:proofErr w:type="gramStart"/>
      <w:r w:rsidRPr="007E3F9E">
        <w:rPr>
          <w:rStyle w:val="Char"/>
          <w:lang w:eastAsia="zh-CN"/>
        </w:rPr>
        <w:t>主学习</w:t>
      </w:r>
      <w:proofErr w:type="gramEnd"/>
      <w:r w:rsidRPr="007E3F9E">
        <w:rPr>
          <w:rStyle w:val="Char"/>
          <w:lang w:eastAsia="zh-CN"/>
        </w:rPr>
        <w:t>导航</w:t>
      </w:r>
      <w:commentRangeStart w:id="104"/>
      <w:r w:rsidRPr="007E3F9E">
        <w:rPr>
          <w:rStyle w:val="Char"/>
          <w:lang w:eastAsia="zh-CN"/>
        </w:rPr>
        <w:t>流程图</w:t>
      </w:r>
      <w:commentRangeEnd w:id="104"/>
      <w:r w:rsidR="0020363D">
        <w:rPr>
          <w:rStyle w:val="af2"/>
          <w:rFonts w:ascii="Times New Roman" w:hAnsi="Times New Roman"/>
          <w:lang w:eastAsia="zh-CN" w:bidi="ar-SA"/>
        </w:rPr>
        <w:commentReference w:id="104"/>
      </w:r>
    </w:p>
    <w:p w14:paraId="5CF5C156" w14:textId="77777777" w:rsidR="004910B2" w:rsidRPr="004221EB" w:rsidRDefault="004910B2" w:rsidP="00903D33">
      <w:pPr>
        <w:snapToGrid w:val="0"/>
        <w:ind w:firstLineChars="200" w:firstLine="480"/>
      </w:pPr>
      <w:proofErr w:type="gramStart"/>
      <w:r w:rsidRPr="00FA4A4E">
        <w:lastRenderedPageBreak/>
        <w:t>主学习</w:t>
      </w:r>
      <w:proofErr w:type="gramEnd"/>
      <w:r w:rsidRPr="00FA4A4E">
        <w:t>导航流程是系统最常用的一条主线。学习者进入系统后，先看课程图谱确认准备学哪一块内容，或直接选目标知识点并填时间预算。后端按当前掌握度和依赖关系生成学习路径，返回结果里将当前推荐和后续建议分开显示。系统还留了两个继续往下走的入口：查看当前节点的推荐资源，或进入某个局部范围做细化学习。这条流程本质上是把</w:t>
      </w:r>
      <w:r w:rsidRPr="00FA4A4E">
        <w:t>"</w:t>
      </w:r>
      <w:r w:rsidRPr="00FA4A4E">
        <w:t>定目标、出路径、继续进入下一步</w:t>
      </w:r>
      <w:r w:rsidRPr="00FA4A4E">
        <w:t>"</w:t>
      </w:r>
      <w:r w:rsidRPr="00FA4A4E">
        <w:t>这几个常用动作接在一起。</w:t>
      </w:r>
    </w:p>
    <w:p w14:paraId="5B06E76B" w14:textId="77777777" w:rsidR="004910B2" w:rsidRDefault="004910B2" w:rsidP="00903D33">
      <w:pPr>
        <w:pStyle w:val="3"/>
        <w:snapToGrid w:val="0"/>
        <w:spacing w:before="120"/>
      </w:pPr>
      <w:bookmarkStart w:id="105" w:name="_Toc230611524"/>
      <w:bookmarkStart w:id="106" w:name="_Toc230618682"/>
      <w:r w:rsidRPr="004221EB">
        <w:rPr>
          <w:rFonts w:hint="eastAsia"/>
        </w:rPr>
        <w:t xml:space="preserve">3.4.2  </w:t>
      </w:r>
      <w:r w:rsidRPr="00BA57AE">
        <w:t>练习反馈闭环流程设计</w:t>
      </w:r>
      <w:bookmarkEnd w:id="105"/>
      <w:bookmarkEnd w:id="106"/>
    </w:p>
    <w:p w14:paraId="7C3FE118" w14:textId="77777777" w:rsidR="004203A4" w:rsidRPr="004203A4" w:rsidRDefault="004203A4" w:rsidP="004203A4"/>
    <w:p w14:paraId="32E8D248" w14:textId="77777777" w:rsidR="004910B2" w:rsidRPr="004977F3" w:rsidRDefault="004910B2" w:rsidP="00903D33">
      <w:pPr>
        <w:snapToGrid w:val="0"/>
      </w:pPr>
      <w:r>
        <w:rPr>
          <w:noProof/>
        </w:rPr>
        <w:drawing>
          <wp:inline distT="0" distB="0" distL="0" distR="0" wp14:anchorId="47A223F3" wp14:editId="2F2F1CDF">
            <wp:extent cx="5759450" cy="4210050"/>
            <wp:effectExtent l="0" t="0" r="0" b="0"/>
            <wp:docPr id="1231591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91460" name=""/>
                    <pic:cNvPicPr/>
                  </pic:nvPicPr>
                  <pic:blipFill>
                    <a:blip r:embed="rId27"/>
                    <a:stretch>
                      <a:fillRect/>
                    </a:stretch>
                  </pic:blipFill>
                  <pic:spPr>
                    <a:xfrm>
                      <a:off x="0" y="0"/>
                      <a:ext cx="5759450" cy="4210050"/>
                    </a:xfrm>
                    <a:prstGeom prst="rect">
                      <a:avLst/>
                    </a:prstGeom>
                  </pic:spPr>
                </pic:pic>
              </a:graphicData>
            </a:graphic>
          </wp:inline>
        </w:drawing>
      </w:r>
    </w:p>
    <w:p w14:paraId="28D7E8E7" w14:textId="77777777" w:rsidR="004910B2" w:rsidRDefault="004910B2" w:rsidP="00903D33">
      <w:pPr>
        <w:pStyle w:val="ac"/>
        <w:ind w:firstLine="420"/>
        <w:rPr>
          <w:lang w:eastAsia="zh-CN"/>
        </w:rPr>
      </w:pPr>
      <w:r w:rsidRPr="009F08C1">
        <w:rPr>
          <w:lang w:eastAsia="zh-CN"/>
        </w:rPr>
        <w:t xml:space="preserve">图3.4  </w:t>
      </w:r>
      <w:r>
        <w:rPr>
          <w:rFonts w:hint="eastAsia"/>
          <w:lang w:eastAsia="zh-CN"/>
        </w:rPr>
        <w:t>练习</w:t>
      </w:r>
      <w:commentRangeStart w:id="107"/>
      <w:r w:rsidRPr="009F08C1">
        <w:rPr>
          <w:lang w:eastAsia="zh-CN"/>
        </w:rPr>
        <w:t>反馈闭环</w:t>
      </w:r>
      <w:commentRangeEnd w:id="107"/>
      <w:r w:rsidR="0020363D">
        <w:rPr>
          <w:rStyle w:val="af2"/>
          <w:rFonts w:ascii="Times New Roman" w:hAnsi="Times New Roman"/>
          <w:lang w:eastAsia="zh-CN" w:bidi="ar-SA"/>
        </w:rPr>
        <w:commentReference w:id="107"/>
      </w:r>
      <w:r w:rsidRPr="009F08C1">
        <w:rPr>
          <w:lang w:eastAsia="zh-CN"/>
        </w:rPr>
        <w:t>流程图</w:t>
      </w:r>
    </w:p>
    <w:p w14:paraId="3CA2480D" w14:textId="77777777" w:rsidR="004203A4" w:rsidRPr="009F08C1" w:rsidRDefault="004203A4" w:rsidP="004203A4"/>
    <w:p w14:paraId="2E643564" w14:textId="1CC44CAE" w:rsidR="004910B2" w:rsidRDefault="004910B2" w:rsidP="00C97FE8">
      <w:pPr>
        <w:snapToGrid w:val="0"/>
        <w:ind w:firstLineChars="200" w:firstLine="480"/>
      </w:pPr>
      <w:r w:rsidRPr="00275114">
        <w:t>练习反馈闭环是在主流程后面继续补上的一段。学习者完成一轮学习后提交反馈，系统据此更新掌握状态，再重新生成后面的学习安排。这里</w:t>
      </w:r>
      <w:proofErr w:type="gramStart"/>
      <w:r w:rsidRPr="00275114">
        <w:t>最</w:t>
      </w:r>
      <w:proofErr w:type="gramEnd"/>
      <w:r w:rsidRPr="00275114">
        <w:t>关键的不是</w:t>
      </w:r>
      <w:r w:rsidRPr="00275114">
        <w:t>"</w:t>
      </w:r>
      <w:r w:rsidRPr="00275114">
        <w:t>提交反馈</w:t>
      </w:r>
      <w:r w:rsidRPr="00275114">
        <w:t>"</w:t>
      </w:r>
      <w:r w:rsidRPr="00275114">
        <w:t>这个动作本身，而是提交之后路径确实会变</w:t>
      </w:r>
      <w:r w:rsidRPr="00275114">
        <w:t>——</w:t>
      </w:r>
      <w:r w:rsidRPr="00275114">
        <w:t>系统要重新走一轮规划，而不是只把分数存起来。</w:t>
      </w:r>
      <w:r w:rsidRPr="00C14D4F">
        <w:t>如果需要撤销本次检验结果，还可以执行最近一次回退</w:t>
      </w:r>
      <w:r w:rsidRPr="00275114">
        <w:t>，回退后不只是某个掌握度字段恢复，和这次反馈有关的路径结果、画像展示也一起回去。这样整个学习过程就不再是一次推荐结束，而是可以继续循环。</w:t>
      </w:r>
      <w:r w:rsidR="006B7999">
        <w:br w:type="page"/>
      </w:r>
    </w:p>
    <w:p w14:paraId="113BCBDF" w14:textId="77777777" w:rsidR="004910B2" w:rsidRDefault="004910B2" w:rsidP="00903D33">
      <w:pPr>
        <w:pStyle w:val="af0"/>
        <w:snapToGrid w:val="0"/>
      </w:pPr>
      <w:bookmarkStart w:id="108" w:name="_Toc230611525"/>
      <w:bookmarkStart w:id="109" w:name="_Toc230618683"/>
      <w:r>
        <w:rPr>
          <w:rFonts w:hint="eastAsia"/>
        </w:rPr>
        <w:lastRenderedPageBreak/>
        <w:t>第</w:t>
      </w:r>
      <w:r>
        <w:rPr>
          <w:rFonts w:hint="eastAsia"/>
        </w:rPr>
        <w:t>4</w:t>
      </w:r>
      <w:r>
        <w:rPr>
          <w:rFonts w:hint="eastAsia"/>
        </w:rPr>
        <w:t>章</w:t>
      </w:r>
      <w:r>
        <w:rPr>
          <w:rFonts w:hint="eastAsia"/>
        </w:rPr>
        <w:t xml:space="preserve">  </w:t>
      </w:r>
      <w:r>
        <w:rPr>
          <w:rFonts w:hint="eastAsia"/>
        </w:rPr>
        <w:t>系统实</w:t>
      </w:r>
      <w:commentRangeStart w:id="110"/>
      <w:r>
        <w:rPr>
          <w:rFonts w:hint="eastAsia"/>
        </w:rPr>
        <w:t>现</w:t>
      </w:r>
      <w:bookmarkEnd w:id="108"/>
      <w:bookmarkEnd w:id="109"/>
      <w:commentRangeEnd w:id="110"/>
      <w:r w:rsidR="00136A8D">
        <w:rPr>
          <w:rStyle w:val="af2"/>
          <w:rFonts w:ascii="Times New Roman" w:eastAsia="宋体" w:hAnsi="Times New Roman" w:cs="Times New Roman"/>
          <w:b w:val="0"/>
          <w:bCs w:val="0"/>
        </w:rPr>
        <w:commentReference w:id="110"/>
      </w:r>
    </w:p>
    <w:p w14:paraId="3E08DFA9" w14:textId="77777777" w:rsidR="004910B2" w:rsidRDefault="004910B2" w:rsidP="00903D33">
      <w:pPr>
        <w:pStyle w:val="2"/>
        <w:snapToGrid w:val="0"/>
        <w:spacing w:before="120"/>
      </w:pPr>
      <w:bookmarkStart w:id="111" w:name="_Toc230611526"/>
      <w:bookmarkStart w:id="112" w:name="_Toc230618684"/>
      <w:r>
        <w:rPr>
          <w:rFonts w:hint="eastAsia"/>
        </w:rPr>
        <w:t>4.1  知识图谱构建与展示实现</w:t>
      </w:r>
      <w:bookmarkEnd w:id="111"/>
      <w:bookmarkEnd w:id="112"/>
    </w:p>
    <w:p w14:paraId="1BE5D518" w14:textId="77777777" w:rsidR="004203A4" w:rsidRPr="004203A4" w:rsidRDefault="004203A4" w:rsidP="004203A4"/>
    <w:p w14:paraId="75793254" w14:textId="232BA3CF" w:rsidR="004910B2" w:rsidRPr="003707D1" w:rsidRDefault="00330F47" w:rsidP="00903D33">
      <w:pPr>
        <w:snapToGrid w:val="0"/>
      </w:pPr>
      <w:r>
        <w:rPr>
          <w:noProof/>
        </w:rPr>
        <w:drawing>
          <wp:inline distT="0" distB="0" distL="0" distR="0" wp14:anchorId="5C380D0C" wp14:editId="5C981769">
            <wp:extent cx="5759450" cy="3333750"/>
            <wp:effectExtent l="0" t="0" r="0" b="0"/>
            <wp:docPr id="1294110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10296" name=""/>
                    <pic:cNvPicPr/>
                  </pic:nvPicPr>
                  <pic:blipFill>
                    <a:blip r:embed="rId28"/>
                    <a:stretch>
                      <a:fillRect/>
                    </a:stretch>
                  </pic:blipFill>
                  <pic:spPr>
                    <a:xfrm>
                      <a:off x="0" y="0"/>
                      <a:ext cx="5759450" cy="3333750"/>
                    </a:xfrm>
                    <a:prstGeom prst="rect">
                      <a:avLst/>
                    </a:prstGeom>
                  </pic:spPr>
                </pic:pic>
              </a:graphicData>
            </a:graphic>
          </wp:inline>
        </w:drawing>
      </w:r>
    </w:p>
    <w:p w14:paraId="458CBBD9" w14:textId="77777777" w:rsidR="004910B2" w:rsidRDefault="004910B2" w:rsidP="00903D33">
      <w:pPr>
        <w:pStyle w:val="ac"/>
        <w:ind w:firstLine="420"/>
        <w:rPr>
          <w:lang w:eastAsia="zh-CN"/>
        </w:rPr>
      </w:pPr>
      <w:r w:rsidRPr="00280716">
        <w:rPr>
          <w:lang w:eastAsia="zh-CN"/>
        </w:rPr>
        <w:t xml:space="preserve">图4.1  </w:t>
      </w:r>
      <w:proofErr w:type="gramStart"/>
      <w:r w:rsidRPr="00280716">
        <w:rPr>
          <w:lang w:eastAsia="zh-CN"/>
        </w:rPr>
        <w:t>课程级</w:t>
      </w:r>
      <w:proofErr w:type="gramEnd"/>
      <w:r w:rsidRPr="00280716">
        <w:rPr>
          <w:lang w:eastAsia="zh-CN"/>
        </w:rPr>
        <w:t>知识图谱展示页面</w:t>
      </w:r>
    </w:p>
    <w:p w14:paraId="6AEAB37C" w14:textId="77777777" w:rsidR="004203A4" w:rsidRPr="00280716" w:rsidRDefault="004203A4" w:rsidP="004203A4"/>
    <w:p w14:paraId="430F4D12" w14:textId="77777777" w:rsidR="004910B2" w:rsidRDefault="004910B2" w:rsidP="00903D33">
      <w:pPr>
        <w:pStyle w:val="3"/>
        <w:snapToGrid w:val="0"/>
        <w:spacing w:before="120"/>
      </w:pPr>
      <w:bookmarkStart w:id="113" w:name="_Toc230611527"/>
      <w:bookmarkStart w:id="114" w:name="_Toc230618685"/>
      <w:r>
        <w:rPr>
          <w:rFonts w:hint="eastAsia"/>
        </w:rPr>
        <w:t xml:space="preserve">4.1.1  </w:t>
      </w:r>
      <w:proofErr w:type="gramStart"/>
      <w:r>
        <w:rPr>
          <w:rFonts w:hint="eastAsia"/>
        </w:rPr>
        <w:t>课程级</w:t>
      </w:r>
      <w:proofErr w:type="gramEnd"/>
      <w:r>
        <w:rPr>
          <w:rFonts w:hint="eastAsia"/>
        </w:rPr>
        <w:t>知识图谱实现</w:t>
      </w:r>
      <w:bookmarkEnd w:id="113"/>
      <w:bookmarkEnd w:id="114"/>
    </w:p>
    <w:p w14:paraId="3D0C9231" w14:textId="77777777" w:rsidR="004910B2" w:rsidRDefault="004910B2" w:rsidP="00903D33">
      <w:pPr>
        <w:snapToGrid w:val="0"/>
        <w:ind w:firstLineChars="200" w:firstLine="480"/>
      </w:pPr>
      <w:proofErr w:type="gramStart"/>
      <w:r w:rsidRPr="00EB767D">
        <w:t>课程级</w:t>
      </w:r>
      <w:proofErr w:type="gramEnd"/>
      <w:r w:rsidRPr="00EB767D">
        <w:t>知识图谱的数据来自数据库中的课程信息、知识</w:t>
      </w:r>
      <w:proofErr w:type="gramStart"/>
      <w:r w:rsidRPr="00EB767D">
        <w:t>点信息</w:t>
      </w:r>
      <w:proofErr w:type="gramEnd"/>
      <w:r w:rsidRPr="00EB767D">
        <w:t>和依赖关系表。后端接到图谱请求后，把这些原始数据整理成前端可直接渲染的节点和</w:t>
      </w:r>
      <w:proofErr w:type="gramStart"/>
      <w:r w:rsidRPr="00EB767D">
        <w:t>边</w:t>
      </w:r>
      <w:proofErr w:type="gramEnd"/>
      <w:r w:rsidRPr="00EB767D">
        <w:t>返回。每个知识点对应一个节点，包含名称、编码、章节归属等基础信息；前置关系转换成有向边。前端使用</w:t>
      </w:r>
      <w:r w:rsidRPr="00EB767D">
        <w:t xml:space="preserve"> </w:t>
      </w:r>
      <w:r w:rsidRPr="00903D33">
        <w:t>Cytoscape.js</w:t>
      </w:r>
      <w:r w:rsidRPr="00EB767D">
        <w:t xml:space="preserve"> </w:t>
      </w:r>
      <w:r w:rsidRPr="00EB767D">
        <w:t>完成渲染后，学习者看到的不再是单纯的章节列表，而是一张能反映先后依赖关系的课程主图。图谱展示和路径规划引用的是同一套基础结构，避免出现不一致。</w:t>
      </w:r>
    </w:p>
    <w:p w14:paraId="265135CC" w14:textId="77777777" w:rsidR="004910B2" w:rsidRDefault="004910B2" w:rsidP="00903D33">
      <w:pPr>
        <w:pStyle w:val="3"/>
        <w:snapToGrid w:val="0"/>
        <w:spacing w:before="120"/>
      </w:pPr>
      <w:bookmarkStart w:id="115" w:name="_Toc230611528"/>
      <w:bookmarkStart w:id="116" w:name="_Toc230618686"/>
      <w:r>
        <w:rPr>
          <w:rFonts w:hint="eastAsia"/>
        </w:rPr>
        <w:t>4.1.2  细化知识图谱实现</w:t>
      </w:r>
      <w:bookmarkEnd w:id="115"/>
      <w:bookmarkEnd w:id="116"/>
    </w:p>
    <w:p w14:paraId="14899E57" w14:textId="77777777" w:rsidR="004910B2" w:rsidRDefault="004910B2" w:rsidP="00903D33">
      <w:pPr>
        <w:snapToGrid w:val="0"/>
        <w:ind w:firstLineChars="200" w:firstLine="480"/>
      </w:pPr>
      <w:r w:rsidRPr="00295289">
        <w:t>在课程主图之外，系统还实现了细化知识图谱，用来支持局部范围内的继续学习。进入细化范围时，前端带上对应的范围标识，后端根据这个标识读取局部节点和依赖关系，组织成新的图谱结果返回。课程主图和细化图谱的切换只是在数据范围上做区分，重点是把</w:t>
      </w:r>
      <w:r w:rsidRPr="00295289">
        <w:t>"</w:t>
      </w:r>
      <w:proofErr w:type="gramStart"/>
      <w:r w:rsidRPr="00295289">
        <w:t>课程级导航</w:t>
      </w:r>
      <w:proofErr w:type="gramEnd"/>
      <w:r w:rsidRPr="00295289">
        <w:t>"</w:t>
      </w:r>
      <w:r w:rsidRPr="00295289">
        <w:t>和</w:t>
      </w:r>
      <w:r w:rsidRPr="00295289">
        <w:t>"</w:t>
      </w:r>
      <w:r w:rsidRPr="00295289">
        <w:t>局部导航</w:t>
      </w:r>
      <w:r w:rsidRPr="00295289">
        <w:t>"</w:t>
      </w:r>
      <w:r w:rsidRPr="00295289">
        <w:t>接通，而不是把细化图谱做成孤立页面。</w:t>
      </w:r>
    </w:p>
    <w:p w14:paraId="7E8C312A" w14:textId="77777777" w:rsidR="004910B2" w:rsidRDefault="004910B2" w:rsidP="00903D33">
      <w:pPr>
        <w:pStyle w:val="3"/>
        <w:snapToGrid w:val="0"/>
        <w:spacing w:before="120"/>
      </w:pPr>
      <w:bookmarkStart w:id="117" w:name="_Toc230611529"/>
      <w:bookmarkStart w:id="118" w:name="_Toc230618687"/>
      <w:r>
        <w:rPr>
          <w:rFonts w:hint="eastAsia"/>
        </w:rPr>
        <w:lastRenderedPageBreak/>
        <w:t>4.1.3  图谱交互展示实现</w:t>
      </w:r>
      <w:bookmarkEnd w:id="117"/>
      <w:bookmarkEnd w:id="118"/>
    </w:p>
    <w:p w14:paraId="634715FC" w14:textId="77777777" w:rsidR="004910B2" w:rsidRDefault="004910B2" w:rsidP="00903D33">
      <w:pPr>
        <w:snapToGrid w:val="0"/>
        <w:ind w:firstLineChars="200" w:firstLine="480"/>
      </w:pPr>
      <w:r w:rsidRPr="00262339">
        <w:t>图谱页面除了显示节点和</w:t>
      </w:r>
      <w:proofErr w:type="gramStart"/>
      <w:r w:rsidRPr="00262339">
        <w:t>边</w:t>
      </w:r>
      <w:proofErr w:type="gramEnd"/>
      <w:r w:rsidRPr="00262339">
        <w:t>，还承担了一部分学习入口功能。实现中补充了节点点击、目标设定、范围切换和逐层下钻等交互。学习者点击节点后可以查看基本信息和前后关联内容；如果节点支持拆分，还可以进入细化图谱；在细化范围中也能返回上一级。图谱页面和路径规划页面做了联动，学习者在图谱中选中目标节点后，可以直接带回首页生成路径，图谱就从</w:t>
      </w:r>
      <w:r w:rsidRPr="00262339">
        <w:t>"</w:t>
      </w:r>
      <w:r w:rsidRPr="00262339">
        <w:t>展示结构</w:t>
      </w:r>
      <w:r w:rsidRPr="00262339">
        <w:t>"</w:t>
      </w:r>
      <w:r w:rsidRPr="00262339">
        <w:t>变成了</w:t>
      </w:r>
      <w:r w:rsidRPr="00262339">
        <w:t>"</w:t>
      </w:r>
      <w:r w:rsidRPr="00262339">
        <w:t>选定学习目标</w:t>
      </w:r>
      <w:r w:rsidRPr="00262339">
        <w:t>"</w:t>
      </w:r>
      <w:r w:rsidRPr="00262339">
        <w:t>的入口。</w:t>
      </w:r>
    </w:p>
    <w:p w14:paraId="39235CF5" w14:textId="77777777" w:rsidR="004910B2" w:rsidRDefault="004910B2" w:rsidP="00903D33">
      <w:pPr>
        <w:pStyle w:val="2"/>
        <w:snapToGrid w:val="0"/>
        <w:spacing w:before="120"/>
      </w:pPr>
      <w:bookmarkStart w:id="119" w:name="_Toc230611530"/>
      <w:bookmarkStart w:id="120" w:name="_Toc230618688"/>
      <w:r>
        <w:rPr>
          <w:rFonts w:hint="eastAsia"/>
        </w:rPr>
        <w:t>4.2  个性化学习路径规划实现</w:t>
      </w:r>
      <w:bookmarkEnd w:id="119"/>
      <w:bookmarkEnd w:id="120"/>
    </w:p>
    <w:p w14:paraId="1CB1F8E0" w14:textId="77777777" w:rsidR="004910B2" w:rsidRDefault="004910B2" w:rsidP="00903D33">
      <w:pPr>
        <w:pStyle w:val="3"/>
        <w:snapToGrid w:val="0"/>
        <w:spacing w:before="120"/>
      </w:pPr>
      <w:bookmarkStart w:id="121" w:name="_Toc230611531"/>
      <w:bookmarkStart w:id="122" w:name="_Toc230618689"/>
      <w:r>
        <w:rPr>
          <w:rFonts w:hint="eastAsia"/>
        </w:rPr>
        <w:t>4.2.1  路径规划输入与输出实现</w:t>
      </w:r>
      <w:bookmarkEnd w:id="121"/>
      <w:bookmarkEnd w:id="122"/>
    </w:p>
    <w:p w14:paraId="72A562FE" w14:textId="77777777" w:rsidR="004910B2" w:rsidRDefault="004910B2" w:rsidP="00903D33">
      <w:pPr>
        <w:snapToGrid w:val="0"/>
        <w:ind w:firstLineChars="200" w:firstLine="480"/>
      </w:pPr>
      <w:r>
        <w:rPr>
          <w:rFonts w:hint="eastAsia"/>
        </w:rPr>
        <w:t>路径规划接口接收目标知识点、时间预算和学习者当前掌握状态作为输入。后端分三步生成学习路径：</w:t>
      </w:r>
    </w:p>
    <w:p w14:paraId="4DD39E43" w14:textId="77777777" w:rsidR="004910B2" w:rsidRDefault="004910B2" w:rsidP="00903D33">
      <w:pPr>
        <w:snapToGrid w:val="0"/>
        <w:ind w:firstLineChars="200" w:firstLine="480"/>
      </w:pPr>
      <w:r>
        <w:rPr>
          <w:rFonts w:hint="eastAsia"/>
        </w:rPr>
        <w:t>（</w:t>
      </w:r>
      <w:r>
        <w:rPr>
          <w:rFonts w:hint="eastAsia"/>
        </w:rPr>
        <w:t>1</w:t>
      </w:r>
      <w:r>
        <w:rPr>
          <w:rFonts w:hint="eastAsia"/>
        </w:rPr>
        <w:t>）候选集构建：从目标节点出发，沿前置边反向遍历，收集所有需要处理的知识点候选集合。</w:t>
      </w:r>
    </w:p>
    <w:p w14:paraId="4A6B5112" w14:textId="77777777" w:rsidR="004910B2" w:rsidRDefault="004910B2" w:rsidP="00903D33">
      <w:pPr>
        <w:snapToGrid w:val="0"/>
        <w:ind w:firstLineChars="200" w:firstLine="480"/>
      </w:pPr>
      <w:r>
        <w:rPr>
          <w:rFonts w:hint="eastAsia"/>
        </w:rPr>
        <w:t>（</w:t>
      </w:r>
      <w:r>
        <w:rPr>
          <w:rFonts w:hint="eastAsia"/>
        </w:rPr>
        <w:t>2</w:t>
      </w:r>
      <w:r>
        <w:rPr>
          <w:rFonts w:hint="eastAsia"/>
        </w:rPr>
        <w:t>）拓扑排序：对候选集合使用</w:t>
      </w:r>
      <w:r>
        <w:rPr>
          <w:rFonts w:hint="eastAsia"/>
        </w:rPr>
        <w:t xml:space="preserve"> Kahn </w:t>
      </w:r>
      <w:r>
        <w:rPr>
          <w:rFonts w:hint="eastAsia"/>
        </w:rPr>
        <w:t>算法按依赖关系排序，确保前置知识总是排在后续知识前面；若候选集合中存在循环依赖则终止并报错。</w:t>
      </w:r>
    </w:p>
    <w:p w14:paraId="12120C7D" w14:textId="77777777" w:rsidR="004910B2" w:rsidRDefault="004910B2" w:rsidP="00903D33">
      <w:pPr>
        <w:snapToGrid w:val="0"/>
        <w:ind w:firstLineChars="200" w:firstLine="480"/>
      </w:pPr>
      <w:r>
        <w:rPr>
          <w:rFonts w:hint="eastAsia"/>
        </w:rPr>
        <w:t>（</w:t>
      </w:r>
      <w:r>
        <w:t>3</w:t>
      </w:r>
      <w:r>
        <w:rPr>
          <w:rFonts w:hint="eastAsia"/>
        </w:rPr>
        <w:t>）优先级评分与选取：对每个候选节点计算综合评分——掌握度缺口（</w:t>
      </w:r>
      <w:r>
        <w:t xml:space="preserve">1 − </w:t>
      </w:r>
      <w:r>
        <w:rPr>
          <w:rFonts w:hint="eastAsia"/>
        </w:rPr>
        <w:t>当前掌握度）越大、与目标节点的相关性距离（通过</w:t>
      </w:r>
      <w:r>
        <w:t xml:space="preserve"> BFS </w:t>
      </w:r>
      <w:r>
        <w:rPr>
          <w:rFonts w:hint="eastAsia"/>
        </w:rPr>
        <w:t>反向遍历从目标出发的步数）越近、节点自身重要性越高、预估</w:t>
      </w:r>
      <w:proofErr w:type="gramStart"/>
      <w:r>
        <w:rPr>
          <w:rFonts w:hint="eastAsia"/>
        </w:rPr>
        <w:t>耗时占</w:t>
      </w:r>
      <w:proofErr w:type="gramEnd"/>
      <w:r>
        <w:rPr>
          <w:rFonts w:hint="eastAsia"/>
        </w:rPr>
        <w:t>时间预算比例越小，则评分越高——最终在时间预算内按评分从高到低选取节点作为当前推荐，剩余节点列为后续建议。</w:t>
      </w:r>
    </w:p>
    <w:p w14:paraId="5975CEEE" w14:textId="77777777" w:rsidR="004910B2" w:rsidRDefault="004910B2" w:rsidP="00903D33">
      <w:pPr>
        <w:snapToGrid w:val="0"/>
        <w:ind w:firstLineChars="200" w:firstLine="480"/>
      </w:pPr>
      <w:r>
        <w:rPr>
          <w:rFonts w:hint="eastAsia"/>
        </w:rPr>
        <w:t>输出结果除节点序列外，还包含整体说明、节点解释和部分统计信息。</w:t>
      </w:r>
    </w:p>
    <w:p w14:paraId="17907128" w14:textId="77777777" w:rsidR="004910B2" w:rsidRDefault="004910B2" w:rsidP="00903D33">
      <w:pPr>
        <w:pStyle w:val="3"/>
        <w:snapToGrid w:val="0"/>
        <w:spacing w:before="120"/>
      </w:pPr>
      <w:bookmarkStart w:id="123" w:name="_Toc230611532"/>
      <w:bookmarkStart w:id="124" w:name="_Toc230618690"/>
      <w:r>
        <w:rPr>
          <w:rFonts w:hint="eastAsia"/>
        </w:rPr>
        <w:t>4.2.2  路径结果聚合实现</w:t>
      </w:r>
      <w:bookmarkEnd w:id="123"/>
      <w:bookmarkEnd w:id="124"/>
    </w:p>
    <w:p w14:paraId="1B51C634" w14:textId="54015BF2" w:rsidR="00330F47" w:rsidRDefault="004910B2" w:rsidP="00903D33">
      <w:pPr>
        <w:snapToGrid w:val="0"/>
        <w:ind w:firstLineChars="200" w:firstLine="480"/>
      </w:pPr>
      <w:r w:rsidRPr="00D339D6">
        <w:t>路径、解释和资源没有拆成彼此独立的多次请求，而是由后端在同一轮计算中一起组织返回。这样如果路径更新了，解释和资源能保持同步，不会出现上下文不一致的问题。系统在得到路径节点后，继续补齐整体说明、</w:t>
      </w:r>
      <w:proofErr w:type="gramStart"/>
      <w:r w:rsidRPr="00D339D6">
        <w:t>节点级解释</w:t>
      </w:r>
      <w:proofErr w:type="gramEnd"/>
      <w:r w:rsidRPr="00D339D6">
        <w:t>和资源上下文，统一封装成一次响应。这种聚合方式对首页路径规划、推荐资源承接和细化学习联动都很有帮助。</w:t>
      </w:r>
      <w:r w:rsidR="00330F47">
        <w:br w:type="page"/>
      </w:r>
    </w:p>
    <w:p w14:paraId="5331348B" w14:textId="77777777" w:rsidR="004910B2" w:rsidRDefault="004910B2" w:rsidP="00903D33">
      <w:pPr>
        <w:snapToGrid w:val="0"/>
        <w:ind w:firstLineChars="200" w:firstLine="480"/>
      </w:pPr>
    </w:p>
    <w:p w14:paraId="2B2D74FC" w14:textId="77777777" w:rsidR="004910B2" w:rsidRDefault="004910B2" w:rsidP="00903D33">
      <w:pPr>
        <w:pStyle w:val="3"/>
        <w:snapToGrid w:val="0"/>
        <w:spacing w:before="120"/>
      </w:pPr>
      <w:bookmarkStart w:id="125" w:name="_Toc230611533"/>
      <w:bookmarkStart w:id="126" w:name="_Toc230618691"/>
      <w:r>
        <w:rPr>
          <w:rFonts w:hint="eastAsia"/>
        </w:rPr>
        <w:t>4.2.3  路径结果展示实现</w:t>
      </w:r>
      <w:bookmarkEnd w:id="125"/>
      <w:bookmarkEnd w:id="126"/>
    </w:p>
    <w:p w14:paraId="57973703" w14:textId="77777777" w:rsidR="004203A4" w:rsidRPr="004203A4" w:rsidRDefault="004203A4" w:rsidP="004203A4"/>
    <w:p w14:paraId="09EDB4F4" w14:textId="77777777" w:rsidR="004910B2" w:rsidRPr="003707D1" w:rsidRDefault="004910B2" w:rsidP="00903D33">
      <w:pPr>
        <w:snapToGrid w:val="0"/>
      </w:pPr>
      <w:r>
        <w:rPr>
          <w:noProof/>
        </w:rPr>
        <w:drawing>
          <wp:inline distT="0" distB="0" distL="0" distR="0" wp14:anchorId="29C86DEA" wp14:editId="0E29833F">
            <wp:extent cx="5759450" cy="5708650"/>
            <wp:effectExtent l="0" t="0" r="0" b="6350"/>
            <wp:docPr id="1362006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06649" name=""/>
                    <pic:cNvPicPr/>
                  </pic:nvPicPr>
                  <pic:blipFill>
                    <a:blip r:embed="rId29"/>
                    <a:stretch>
                      <a:fillRect/>
                    </a:stretch>
                  </pic:blipFill>
                  <pic:spPr>
                    <a:xfrm>
                      <a:off x="0" y="0"/>
                      <a:ext cx="5759450" cy="5708650"/>
                    </a:xfrm>
                    <a:prstGeom prst="rect">
                      <a:avLst/>
                    </a:prstGeom>
                  </pic:spPr>
                </pic:pic>
              </a:graphicData>
            </a:graphic>
          </wp:inline>
        </w:drawing>
      </w:r>
    </w:p>
    <w:p w14:paraId="7F439A1A" w14:textId="77777777" w:rsidR="004910B2" w:rsidRDefault="004910B2" w:rsidP="00903D33">
      <w:pPr>
        <w:pStyle w:val="ac"/>
        <w:ind w:firstLine="420"/>
        <w:rPr>
          <w:lang w:eastAsia="zh-CN"/>
        </w:rPr>
      </w:pPr>
      <w:r w:rsidRPr="00280716">
        <w:rPr>
          <w:lang w:eastAsia="zh-CN"/>
        </w:rPr>
        <w:t>图4.2  首页学习路径规划结果页面</w:t>
      </w:r>
    </w:p>
    <w:p w14:paraId="3B6D8C05" w14:textId="77777777" w:rsidR="004203A4" w:rsidRPr="00280716" w:rsidRDefault="004203A4" w:rsidP="004203A4"/>
    <w:p w14:paraId="5F7BD0C1" w14:textId="77777777" w:rsidR="004910B2" w:rsidRDefault="004910B2" w:rsidP="00903D33">
      <w:pPr>
        <w:snapToGrid w:val="0"/>
        <w:ind w:firstLineChars="200" w:firstLine="480"/>
      </w:pPr>
      <w:r w:rsidRPr="00015159">
        <w:t>路径结果展示主要做了两件事：把当前推荐内容和后续建议分开，</w:t>
      </w:r>
      <w:proofErr w:type="gramStart"/>
      <w:r w:rsidRPr="00015159">
        <w:t>把解释</w:t>
      </w:r>
      <w:proofErr w:type="gramEnd"/>
      <w:r w:rsidRPr="00015159">
        <w:t>信息放到学习者看得见的位置。首页上本轮内容放在前面，下一轮建议放在后面；想了解原因，可以查看整体说明和节点解释。路径结果</w:t>
      </w:r>
      <w:proofErr w:type="gramStart"/>
      <w:r w:rsidRPr="00015159">
        <w:t>页本身</w:t>
      </w:r>
      <w:proofErr w:type="gramEnd"/>
      <w:r w:rsidRPr="00015159">
        <w:t>就能承担后续操作入口，学习者可以从这里再去看资源、进细化学习或者导出当前路径。</w:t>
      </w:r>
    </w:p>
    <w:p w14:paraId="2C0458F3" w14:textId="77777777" w:rsidR="004910B2" w:rsidRPr="0085041B" w:rsidRDefault="004910B2" w:rsidP="00903D33">
      <w:pPr>
        <w:pStyle w:val="2"/>
        <w:snapToGrid w:val="0"/>
        <w:spacing w:before="120"/>
      </w:pPr>
      <w:bookmarkStart w:id="127" w:name="_Toc230611534"/>
      <w:bookmarkStart w:id="128" w:name="_Toc230618692"/>
      <w:r w:rsidRPr="0085041B">
        <w:lastRenderedPageBreak/>
        <w:t>4.3  推荐理由解释实现</w:t>
      </w:r>
      <w:bookmarkEnd w:id="127"/>
      <w:bookmarkEnd w:id="128"/>
    </w:p>
    <w:p w14:paraId="3DD53E24" w14:textId="77777777" w:rsidR="004910B2" w:rsidRDefault="004910B2" w:rsidP="00903D33">
      <w:pPr>
        <w:pStyle w:val="3"/>
        <w:snapToGrid w:val="0"/>
        <w:spacing w:before="120"/>
      </w:pPr>
      <w:bookmarkStart w:id="129" w:name="_Toc230611535"/>
      <w:bookmarkStart w:id="130" w:name="_Toc230618693"/>
      <w:r>
        <w:rPr>
          <w:rFonts w:hint="eastAsia"/>
        </w:rPr>
        <w:t>4.3.1  整体推荐说明实现</w:t>
      </w:r>
      <w:bookmarkEnd w:id="129"/>
      <w:bookmarkEnd w:id="130"/>
    </w:p>
    <w:p w14:paraId="38BDB914" w14:textId="77777777" w:rsidR="004910B2" w:rsidRDefault="004910B2" w:rsidP="00903D33">
      <w:pPr>
        <w:snapToGrid w:val="0"/>
        <w:ind w:firstLineChars="200" w:firstLine="480"/>
      </w:pPr>
      <w:r w:rsidRPr="00E45597">
        <w:t>整体推荐说明不是固定输出模板文字，而是根据当前目标、路径节点构成、依赖关系和掌握度状态，整理出最主要的几个原因。例如，有些内容被放到前面是因为它们与目标直接相关，或者是还没补齐的前置基础。学习者和评审者不需要先</w:t>
      </w:r>
      <w:proofErr w:type="gramStart"/>
      <w:r w:rsidRPr="00E45597">
        <w:t>逐个看</w:t>
      </w:r>
      <w:proofErr w:type="gramEnd"/>
      <w:r w:rsidRPr="00E45597">
        <w:t>节点，也能先把系统的决策方向看明白。</w:t>
      </w:r>
    </w:p>
    <w:p w14:paraId="6172117A" w14:textId="77777777" w:rsidR="004910B2" w:rsidRDefault="004910B2" w:rsidP="00903D33">
      <w:pPr>
        <w:pStyle w:val="3"/>
        <w:snapToGrid w:val="0"/>
        <w:spacing w:before="120"/>
      </w:pPr>
      <w:bookmarkStart w:id="131" w:name="_Toc230611536"/>
      <w:bookmarkStart w:id="132" w:name="_Toc230618694"/>
      <w:r>
        <w:rPr>
          <w:rFonts w:hint="eastAsia"/>
        </w:rPr>
        <w:t xml:space="preserve">4.3.2  </w:t>
      </w:r>
      <w:proofErr w:type="gramStart"/>
      <w:r>
        <w:rPr>
          <w:rFonts w:hint="eastAsia"/>
        </w:rPr>
        <w:t>节点级解释</w:t>
      </w:r>
      <w:proofErr w:type="gramEnd"/>
      <w:r>
        <w:rPr>
          <w:rFonts w:hint="eastAsia"/>
        </w:rPr>
        <w:t>信息实现</w:t>
      </w:r>
      <w:bookmarkEnd w:id="131"/>
      <w:bookmarkEnd w:id="132"/>
    </w:p>
    <w:p w14:paraId="70154DA8" w14:textId="77777777" w:rsidR="004910B2" w:rsidRDefault="004910B2" w:rsidP="00903D33">
      <w:pPr>
        <w:snapToGrid w:val="0"/>
        <w:ind w:firstLineChars="200" w:firstLine="480"/>
      </w:pPr>
      <w:r w:rsidRPr="008643BC">
        <w:t>整体说明回答</w:t>
      </w:r>
      <w:r w:rsidRPr="008643BC">
        <w:t>"</w:t>
      </w:r>
      <w:r w:rsidRPr="008643BC">
        <w:t>这一轮大体为什么这么排</w:t>
      </w:r>
      <w:r w:rsidRPr="008643BC">
        <w:t>"</w:t>
      </w:r>
      <w:r w:rsidRPr="008643BC">
        <w:t>，</w:t>
      </w:r>
      <w:proofErr w:type="gramStart"/>
      <w:r w:rsidRPr="008643BC">
        <w:t>节点级解释</w:t>
      </w:r>
      <w:proofErr w:type="gramEnd"/>
      <w:r w:rsidRPr="008643BC">
        <w:t>回答</w:t>
      </w:r>
      <w:r w:rsidRPr="008643BC">
        <w:t>"</w:t>
      </w:r>
      <w:r w:rsidRPr="008643BC">
        <w:t>这个节点为什么会出现在这里</w:t>
      </w:r>
      <w:r w:rsidRPr="008643BC">
        <w:t>"</w:t>
      </w:r>
      <w:r w:rsidRPr="008643BC">
        <w:t>，直接对应单个知识点。系统针对每个路径节点整理解释依据</w:t>
      </w:r>
      <w:r w:rsidRPr="008643BC">
        <w:t>——</w:t>
      </w:r>
      <w:r w:rsidRPr="008643BC">
        <w:t>是不是目标的直接前置内容、当前掌握度是否偏低、是否因时间预算被顺延到下一轮等</w:t>
      </w:r>
      <w:r w:rsidRPr="008643BC">
        <w:t>——</w:t>
      </w:r>
      <w:r w:rsidRPr="008643BC">
        <w:t>然后转成前端可展示的信息。这样学习者看到的就不只是排序结果，还能知道每个节点在当前路径中的位置和作用。</w:t>
      </w:r>
    </w:p>
    <w:p w14:paraId="7C512C26" w14:textId="77777777" w:rsidR="004910B2" w:rsidRDefault="004910B2" w:rsidP="00903D33">
      <w:pPr>
        <w:pStyle w:val="2"/>
        <w:snapToGrid w:val="0"/>
        <w:spacing w:before="120"/>
      </w:pPr>
      <w:bookmarkStart w:id="133" w:name="_Toc230611537"/>
      <w:bookmarkStart w:id="134" w:name="_Toc230618695"/>
      <w:r>
        <w:rPr>
          <w:rFonts w:hint="eastAsia"/>
        </w:rPr>
        <w:t>4.4  练习反馈与动态调整实现</w:t>
      </w:r>
      <w:bookmarkEnd w:id="133"/>
      <w:bookmarkEnd w:id="134"/>
    </w:p>
    <w:p w14:paraId="6B8CDBAC" w14:textId="77777777" w:rsidR="004203A4" w:rsidRPr="004203A4" w:rsidRDefault="004203A4" w:rsidP="004203A4"/>
    <w:p w14:paraId="5117B367" w14:textId="7F2AC1A0" w:rsidR="004910B2" w:rsidRPr="00153CF8" w:rsidRDefault="00330F47" w:rsidP="00903D33">
      <w:pPr>
        <w:snapToGrid w:val="0"/>
      </w:pPr>
      <w:r>
        <w:rPr>
          <w:noProof/>
        </w:rPr>
        <w:drawing>
          <wp:inline distT="0" distB="0" distL="0" distR="0" wp14:anchorId="2653117C" wp14:editId="748F7D32">
            <wp:extent cx="5759450" cy="3778250"/>
            <wp:effectExtent l="0" t="0" r="0" b="0"/>
            <wp:docPr id="893671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71433" name=""/>
                    <pic:cNvPicPr/>
                  </pic:nvPicPr>
                  <pic:blipFill>
                    <a:blip r:embed="rId30"/>
                    <a:stretch>
                      <a:fillRect/>
                    </a:stretch>
                  </pic:blipFill>
                  <pic:spPr>
                    <a:xfrm>
                      <a:off x="0" y="0"/>
                      <a:ext cx="5759450" cy="3778250"/>
                    </a:xfrm>
                    <a:prstGeom prst="rect">
                      <a:avLst/>
                    </a:prstGeom>
                  </pic:spPr>
                </pic:pic>
              </a:graphicData>
            </a:graphic>
          </wp:inline>
        </w:drawing>
      </w:r>
    </w:p>
    <w:p w14:paraId="31AC0EA8" w14:textId="35235FD7" w:rsidR="004203A4" w:rsidRPr="00280716" w:rsidRDefault="004910B2" w:rsidP="00330F47">
      <w:pPr>
        <w:pStyle w:val="ac"/>
        <w:ind w:firstLine="420"/>
        <w:rPr>
          <w:lang w:eastAsia="zh-CN"/>
        </w:rPr>
      </w:pPr>
      <w:r w:rsidRPr="00280716">
        <w:rPr>
          <w:lang w:eastAsia="zh-CN"/>
        </w:rPr>
        <w:t xml:space="preserve">图4.3  </w:t>
      </w:r>
      <w:r w:rsidRPr="00FE09E1">
        <w:rPr>
          <w:lang w:eastAsia="zh-CN"/>
        </w:rPr>
        <w:t>提交练习反馈后的路径调整结果页面</w:t>
      </w:r>
    </w:p>
    <w:p w14:paraId="5E324E71" w14:textId="77777777" w:rsidR="004910B2" w:rsidRDefault="004910B2" w:rsidP="00903D33">
      <w:pPr>
        <w:pStyle w:val="3"/>
        <w:snapToGrid w:val="0"/>
        <w:spacing w:before="120"/>
      </w:pPr>
      <w:bookmarkStart w:id="135" w:name="_Toc230611538"/>
      <w:bookmarkStart w:id="136" w:name="_Toc230618696"/>
      <w:r>
        <w:rPr>
          <w:rFonts w:hint="eastAsia"/>
        </w:rPr>
        <w:lastRenderedPageBreak/>
        <w:t>4.4.1  练习反馈提交实现</w:t>
      </w:r>
      <w:bookmarkEnd w:id="135"/>
      <w:bookmarkEnd w:id="136"/>
    </w:p>
    <w:p w14:paraId="4AF82A21" w14:textId="77777777" w:rsidR="004910B2" w:rsidRDefault="004910B2" w:rsidP="00903D33">
      <w:pPr>
        <w:snapToGrid w:val="0"/>
        <w:ind w:firstLineChars="200" w:firstLine="480"/>
      </w:pPr>
      <w:r>
        <w:rPr>
          <w:rFonts w:hint="eastAsia"/>
        </w:rPr>
        <w:t>练习反馈由内置的练习检验模块驱动，不再依赖学习者主观填写。每个知识点配备至少</w:t>
      </w:r>
      <w:r>
        <w:rPr>
          <w:rFonts w:hint="eastAsia"/>
        </w:rPr>
        <w:t xml:space="preserve"> 10 </w:t>
      </w:r>
      <w:r>
        <w:rPr>
          <w:rFonts w:hint="eastAsia"/>
        </w:rPr>
        <w:t>道练习题，按难度比例固定抽取</w:t>
      </w:r>
      <w:r>
        <w:rPr>
          <w:rFonts w:hint="eastAsia"/>
        </w:rPr>
        <w:t xml:space="preserve"> 5 </w:t>
      </w:r>
      <w:r>
        <w:rPr>
          <w:rFonts w:hint="eastAsia"/>
        </w:rPr>
        <w:t>题；学习者完成答题后，系统根据正确率自动确定完成状态并计算加权掌握度。具体规则为：</w:t>
      </w:r>
    </w:p>
    <w:p w14:paraId="2D750F1A" w14:textId="77777777" w:rsidR="004910B2" w:rsidRDefault="004910B2" w:rsidP="00903D33">
      <w:pPr>
        <w:snapToGrid w:val="0"/>
        <w:ind w:firstLineChars="200" w:firstLine="480"/>
      </w:pPr>
      <w:r>
        <w:rPr>
          <w:rFonts w:hint="eastAsia"/>
        </w:rPr>
        <w:t xml:space="preserve">- </w:t>
      </w:r>
      <w:r>
        <w:rPr>
          <w:rFonts w:hint="eastAsia"/>
        </w:rPr>
        <w:t>全部答对（</w:t>
      </w:r>
      <w:r>
        <w:rPr>
          <w:rFonts w:hint="eastAsia"/>
        </w:rPr>
        <w:t>5/5</w:t>
      </w:r>
      <w:r>
        <w:rPr>
          <w:rFonts w:hint="eastAsia"/>
        </w:rPr>
        <w:t>）→</w:t>
      </w:r>
      <w:r>
        <w:rPr>
          <w:rFonts w:hint="eastAsia"/>
        </w:rPr>
        <w:t xml:space="preserve"> </w:t>
      </w:r>
      <w:r>
        <w:rPr>
          <w:rFonts w:hint="eastAsia"/>
        </w:rPr>
        <w:t>判定为</w:t>
      </w:r>
      <w:r>
        <w:rPr>
          <w:rFonts w:hint="eastAsia"/>
        </w:rPr>
        <w:t xml:space="preserve"> completed</w:t>
      </w:r>
      <w:r>
        <w:rPr>
          <w:rFonts w:hint="eastAsia"/>
        </w:rPr>
        <w:t>，练习</w:t>
      </w:r>
      <w:proofErr w:type="gramStart"/>
      <w:r>
        <w:rPr>
          <w:rFonts w:hint="eastAsia"/>
        </w:rPr>
        <w:t>掌握度置为</w:t>
      </w:r>
      <w:proofErr w:type="gramEnd"/>
      <w:r>
        <w:rPr>
          <w:rFonts w:hint="eastAsia"/>
        </w:rPr>
        <w:t xml:space="preserve"> 90%</w:t>
      </w:r>
      <w:r>
        <w:rPr>
          <w:rFonts w:hint="eastAsia"/>
        </w:rPr>
        <w:t>；</w:t>
      </w:r>
    </w:p>
    <w:p w14:paraId="7ED12D7C" w14:textId="77777777" w:rsidR="004910B2" w:rsidRDefault="004910B2" w:rsidP="00903D33">
      <w:pPr>
        <w:snapToGrid w:val="0"/>
        <w:ind w:firstLineChars="200" w:firstLine="480"/>
      </w:pPr>
      <w:r>
        <w:rPr>
          <w:rFonts w:hint="eastAsia"/>
        </w:rPr>
        <w:t xml:space="preserve">- </w:t>
      </w:r>
      <w:r w:rsidRPr="004C70C1">
        <w:t>部分答对（</w:t>
      </w:r>
      <w:r w:rsidRPr="004C70C1">
        <w:t>1~4/5</w:t>
      </w:r>
      <w:r w:rsidRPr="004C70C1">
        <w:t>）</w:t>
      </w:r>
      <w:r w:rsidRPr="004C70C1">
        <w:t xml:space="preserve">→ </w:t>
      </w:r>
      <w:r w:rsidRPr="004C70C1">
        <w:t>判定为</w:t>
      </w:r>
      <w:r w:rsidRPr="004C70C1">
        <w:t xml:space="preserve"> partial</w:t>
      </w:r>
      <w:r w:rsidRPr="004C70C1">
        <w:t>，练习</w:t>
      </w:r>
      <w:proofErr w:type="gramStart"/>
      <w:r w:rsidRPr="004C70C1">
        <w:t>掌握度按正确率</w:t>
      </w:r>
      <w:proofErr w:type="gramEnd"/>
      <w:r w:rsidRPr="004C70C1">
        <w:t>分档（</w:t>
      </w:r>
      <w:r w:rsidRPr="004C70C1">
        <w:t>75% / 60% / 40% / 20%</w:t>
      </w:r>
      <w:r w:rsidRPr="004C70C1">
        <w:t>）；</w:t>
      </w:r>
    </w:p>
    <w:p w14:paraId="39CAF478" w14:textId="77777777" w:rsidR="004910B2" w:rsidRDefault="004910B2" w:rsidP="00903D33">
      <w:pPr>
        <w:snapToGrid w:val="0"/>
        <w:ind w:firstLineChars="200" w:firstLine="480"/>
      </w:pPr>
      <w:r>
        <w:rPr>
          <w:rFonts w:hint="eastAsia"/>
        </w:rPr>
        <w:t xml:space="preserve">- </w:t>
      </w:r>
      <w:r>
        <w:rPr>
          <w:rFonts w:hint="eastAsia"/>
        </w:rPr>
        <w:t>全部答错（</w:t>
      </w:r>
      <w:r>
        <w:rPr>
          <w:rFonts w:hint="eastAsia"/>
        </w:rPr>
        <w:t>0/5</w:t>
      </w:r>
      <w:r>
        <w:rPr>
          <w:rFonts w:hint="eastAsia"/>
        </w:rPr>
        <w:t>）→</w:t>
      </w:r>
      <w:r>
        <w:rPr>
          <w:rFonts w:hint="eastAsia"/>
        </w:rPr>
        <w:t xml:space="preserve"> </w:t>
      </w:r>
      <w:r>
        <w:rPr>
          <w:rFonts w:hint="eastAsia"/>
        </w:rPr>
        <w:t>判定为</w:t>
      </w:r>
      <w:r>
        <w:rPr>
          <w:rFonts w:hint="eastAsia"/>
        </w:rPr>
        <w:t xml:space="preserve"> blocked</w:t>
      </w:r>
      <w:r>
        <w:rPr>
          <w:rFonts w:hint="eastAsia"/>
        </w:rPr>
        <w:t>，练习</w:t>
      </w:r>
      <w:proofErr w:type="gramStart"/>
      <w:r>
        <w:rPr>
          <w:rFonts w:hint="eastAsia"/>
        </w:rPr>
        <w:t>掌握度置为</w:t>
      </w:r>
      <w:proofErr w:type="gramEnd"/>
      <w:r>
        <w:rPr>
          <w:rFonts w:hint="eastAsia"/>
        </w:rPr>
        <w:t xml:space="preserve"> 20%</w:t>
      </w:r>
      <w:r>
        <w:rPr>
          <w:rFonts w:hint="eastAsia"/>
        </w:rPr>
        <w:t>。</w:t>
      </w:r>
    </w:p>
    <w:p w14:paraId="3A117457" w14:textId="77777777" w:rsidR="004910B2" w:rsidRDefault="004910B2" w:rsidP="00903D33">
      <w:pPr>
        <w:snapToGrid w:val="0"/>
        <w:ind w:firstLineChars="200" w:firstLine="480"/>
      </w:pPr>
      <w:r>
        <w:rPr>
          <w:rFonts w:hint="eastAsia"/>
        </w:rPr>
        <w:t>加权掌握度由</w:t>
      </w:r>
      <w:proofErr w:type="gramStart"/>
      <w:r>
        <w:rPr>
          <w:rFonts w:hint="eastAsia"/>
        </w:rPr>
        <w:t>原掌握度</w:t>
      </w:r>
      <w:proofErr w:type="gramEnd"/>
      <w:r>
        <w:rPr>
          <w:rFonts w:hint="eastAsia"/>
        </w:rPr>
        <w:t>（权重</w:t>
      </w:r>
      <w:r>
        <w:rPr>
          <w:rFonts w:hint="eastAsia"/>
        </w:rPr>
        <w:t xml:space="preserve"> 0.4</w:t>
      </w:r>
      <w:r>
        <w:rPr>
          <w:rFonts w:hint="eastAsia"/>
        </w:rPr>
        <w:t>）与练习掌握度（权重</w:t>
      </w:r>
      <w:r>
        <w:rPr>
          <w:rFonts w:hint="eastAsia"/>
        </w:rPr>
        <w:t xml:space="preserve"> 0.6</w:t>
      </w:r>
      <w:r>
        <w:rPr>
          <w:rFonts w:hint="eastAsia"/>
        </w:rPr>
        <w:t>）合成。后端收到完成状态和加权掌握度后，按以下规则更新：</w:t>
      </w:r>
    </w:p>
    <w:p w14:paraId="4AA8F1CA" w14:textId="77777777" w:rsidR="004910B2" w:rsidRDefault="004910B2" w:rsidP="00903D33">
      <w:pPr>
        <w:snapToGrid w:val="0"/>
        <w:ind w:firstLineChars="200" w:firstLine="480"/>
      </w:pPr>
      <w:r>
        <w:rPr>
          <w:rFonts w:hint="eastAsia"/>
        </w:rPr>
        <w:t>- completed</w:t>
      </w:r>
      <w:r>
        <w:rPr>
          <w:rFonts w:hint="eastAsia"/>
        </w:rPr>
        <w:t>：将掌握</w:t>
      </w:r>
      <w:proofErr w:type="gramStart"/>
      <w:r>
        <w:rPr>
          <w:rFonts w:hint="eastAsia"/>
        </w:rPr>
        <w:t>度至少</w:t>
      </w:r>
      <w:proofErr w:type="gramEnd"/>
      <w:r>
        <w:rPr>
          <w:rFonts w:hint="eastAsia"/>
        </w:rPr>
        <w:t>提升至</w:t>
      </w:r>
      <w:r>
        <w:rPr>
          <w:rFonts w:hint="eastAsia"/>
        </w:rPr>
        <w:t xml:space="preserve"> 0.85</w:t>
      </w:r>
      <w:r>
        <w:rPr>
          <w:rFonts w:hint="eastAsia"/>
        </w:rPr>
        <w:t>；</w:t>
      </w:r>
    </w:p>
    <w:p w14:paraId="4E50B776" w14:textId="77777777" w:rsidR="004910B2" w:rsidRDefault="004910B2" w:rsidP="00903D33">
      <w:pPr>
        <w:snapToGrid w:val="0"/>
        <w:ind w:firstLineChars="200" w:firstLine="480"/>
      </w:pPr>
      <w:r>
        <w:rPr>
          <w:rFonts w:hint="eastAsia"/>
        </w:rPr>
        <w:t>- partial</w:t>
      </w:r>
      <w:r>
        <w:rPr>
          <w:rFonts w:hint="eastAsia"/>
        </w:rPr>
        <w:t>：在原有基础上渐进调整，控制在</w:t>
      </w:r>
      <w:r>
        <w:rPr>
          <w:rFonts w:hint="eastAsia"/>
        </w:rPr>
        <w:t xml:space="preserve"> 0.4 </w:t>
      </w:r>
      <w:r>
        <w:rPr>
          <w:rFonts w:hint="eastAsia"/>
        </w:rPr>
        <w:t>至</w:t>
      </w:r>
      <w:r>
        <w:rPr>
          <w:rFonts w:hint="eastAsia"/>
        </w:rPr>
        <w:t xml:space="preserve"> 0.8 </w:t>
      </w:r>
      <w:r>
        <w:rPr>
          <w:rFonts w:hint="eastAsia"/>
        </w:rPr>
        <w:t>之间；</w:t>
      </w:r>
    </w:p>
    <w:p w14:paraId="099B04FC" w14:textId="77777777" w:rsidR="004910B2" w:rsidRDefault="004910B2" w:rsidP="00903D33">
      <w:pPr>
        <w:snapToGrid w:val="0"/>
        <w:ind w:firstLineChars="200" w:firstLine="480"/>
      </w:pPr>
      <w:r>
        <w:rPr>
          <w:rFonts w:hint="eastAsia"/>
        </w:rPr>
        <w:t>- blocked</w:t>
      </w:r>
      <w:r>
        <w:rPr>
          <w:rFonts w:hint="eastAsia"/>
        </w:rPr>
        <w:t>：将掌握度限制在</w:t>
      </w:r>
      <w:r>
        <w:rPr>
          <w:rFonts w:hint="eastAsia"/>
        </w:rPr>
        <w:t xml:space="preserve"> 0.35 </w:t>
      </w:r>
      <w:r>
        <w:rPr>
          <w:rFonts w:hint="eastAsia"/>
        </w:rPr>
        <w:t>以下，促使后续路径重新安排该内容的前置基础。</w:t>
      </w:r>
    </w:p>
    <w:p w14:paraId="1B1AE63B" w14:textId="77777777" w:rsidR="004910B2" w:rsidRDefault="004910B2" w:rsidP="00903D33">
      <w:pPr>
        <w:snapToGrid w:val="0"/>
        <w:ind w:firstLineChars="200" w:firstLine="480"/>
      </w:pPr>
      <w:r>
        <w:rPr>
          <w:rFonts w:hint="eastAsia"/>
        </w:rPr>
        <w:t>每次反馈提交会同时保存更新前后的状态差异，为路径重算和回退提供依据。</w:t>
      </w:r>
    </w:p>
    <w:p w14:paraId="71FF1F20" w14:textId="77777777" w:rsidR="004910B2" w:rsidRDefault="004910B2" w:rsidP="00903D33">
      <w:pPr>
        <w:pStyle w:val="3"/>
        <w:snapToGrid w:val="0"/>
        <w:spacing w:before="120"/>
      </w:pPr>
      <w:bookmarkStart w:id="137" w:name="_Toc230611539"/>
      <w:bookmarkStart w:id="138" w:name="_Toc230618697"/>
      <w:r>
        <w:rPr>
          <w:rFonts w:hint="eastAsia"/>
        </w:rPr>
        <w:t>4.4.2  动态路径调整实现</w:t>
      </w:r>
      <w:bookmarkEnd w:id="137"/>
      <w:bookmarkEnd w:id="138"/>
    </w:p>
    <w:p w14:paraId="635A0995" w14:textId="77777777" w:rsidR="004910B2" w:rsidRDefault="004910B2" w:rsidP="00903D33">
      <w:pPr>
        <w:snapToGrid w:val="0"/>
        <w:ind w:firstLineChars="200" w:firstLine="480"/>
      </w:pPr>
      <w:r w:rsidRPr="00DB5988">
        <w:t>反馈提交完成后，系统用更新后的掌握度重新调用路径规划算法。由于掌握度缺口发生了变化，同一目标下的推荐内容与上一轮可能明显不同：</w:t>
      </w:r>
      <w:r w:rsidRPr="009962C5">
        <w:t>已完成的知识点不再占用时间预算，而</w:t>
      </w:r>
      <w:r w:rsidRPr="009962C5">
        <w:t xml:space="preserve"> blocked </w:t>
      </w:r>
      <w:r w:rsidRPr="009962C5">
        <w:t>状态的知识点及其前置知识会被重新推到优先位置。</w:t>
      </w:r>
      <w:r w:rsidRPr="00DB5988">
        <w:t>后端同步更新说明信息，使新一轮结果在路径和解释层面都反映最新学习状态。这部分实现是动态学习导航能否成立的关键。</w:t>
      </w:r>
    </w:p>
    <w:p w14:paraId="102E75D2" w14:textId="77777777" w:rsidR="004910B2" w:rsidRDefault="004910B2" w:rsidP="00903D33">
      <w:pPr>
        <w:pStyle w:val="3"/>
        <w:snapToGrid w:val="0"/>
        <w:spacing w:before="120"/>
      </w:pPr>
      <w:bookmarkStart w:id="139" w:name="_Toc230611540"/>
      <w:bookmarkStart w:id="140" w:name="_Toc230618698"/>
      <w:r>
        <w:rPr>
          <w:rFonts w:hint="eastAsia"/>
        </w:rPr>
        <w:t>4.4.3  练习反馈回退实现</w:t>
      </w:r>
      <w:bookmarkEnd w:id="139"/>
      <w:bookmarkEnd w:id="140"/>
    </w:p>
    <w:p w14:paraId="28A06AD5" w14:textId="70287045" w:rsidR="004910B2" w:rsidRDefault="004910B2" w:rsidP="00330F47">
      <w:pPr>
        <w:snapToGrid w:val="0"/>
        <w:ind w:firstLineChars="200" w:firstLine="480"/>
      </w:pPr>
      <w:r w:rsidRPr="007B0D7C">
        <w:t>为了处理误操作，系统实现了最近一次反馈回退。回退时，后端根据最近一批反馈保存下来的前状态，把掌握</w:t>
      </w:r>
      <w:proofErr w:type="gramStart"/>
      <w:r w:rsidRPr="007B0D7C">
        <w:t>度恢复</w:t>
      </w:r>
      <w:proofErr w:type="gramEnd"/>
      <w:r w:rsidRPr="007B0D7C">
        <w:t>到更新前，再重新组织与之对应的路径结果和展示信息。这样恢复的不是某一个孤立字段，而是和这次反馈相关的一整轮状态，包括路径、画像和记录展示。这个功能虽然不复杂，但对演示和实际使用都很重要。</w:t>
      </w:r>
      <w:r w:rsidR="00330F47">
        <w:br w:type="page"/>
      </w:r>
    </w:p>
    <w:p w14:paraId="319B6700" w14:textId="3D762088" w:rsidR="00C97FE8" w:rsidRDefault="004910B2" w:rsidP="00330F47">
      <w:pPr>
        <w:pStyle w:val="2"/>
        <w:snapToGrid w:val="0"/>
        <w:spacing w:before="120"/>
      </w:pPr>
      <w:bookmarkStart w:id="141" w:name="_Toc230611541"/>
      <w:bookmarkStart w:id="142" w:name="_Toc230618699"/>
      <w:r>
        <w:rPr>
          <w:rFonts w:hint="eastAsia"/>
        </w:rPr>
        <w:lastRenderedPageBreak/>
        <w:t>4.5  细化学习导航实现</w:t>
      </w:r>
      <w:bookmarkEnd w:id="141"/>
      <w:bookmarkEnd w:id="142"/>
    </w:p>
    <w:p w14:paraId="0F424C6F" w14:textId="77777777" w:rsidR="00330F47" w:rsidRPr="00330F47" w:rsidRDefault="00330F47" w:rsidP="00330F47"/>
    <w:p w14:paraId="50A32226" w14:textId="7FE1165E" w:rsidR="004910B2" w:rsidRPr="0087172B" w:rsidRDefault="00330F47" w:rsidP="00903D33">
      <w:pPr>
        <w:snapToGrid w:val="0"/>
      </w:pPr>
      <w:r>
        <w:rPr>
          <w:noProof/>
        </w:rPr>
        <w:drawing>
          <wp:inline distT="0" distB="0" distL="0" distR="0" wp14:anchorId="792407C2" wp14:editId="30EED1FD">
            <wp:extent cx="5759450" cy="5575300"/>
            <wp:effectExtent l="0" t="0" r="0" b="6350"/>
            <wp:docPr id="284543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43424" name=""/>
                    <pic:cNvPicPr/>
                  </pic:nvPicPr>
                  <pic:blipFill>
                    <a:blip r:embed="rId31"/>
                    <a:stretch>
                      <a:fillRect/>
                    </a:stretch>
                  </pic:blipFill>
                  <pic:spPr>
                    <a:xfrm>
                      <a:off x="0" y="0"/>
                      <a:ext cx="5759450" cy="5575300"/>
                    </a:xfrm>
                    <a:prstGeom prst="rect">
                      <a:avLst/>
                    </a:prstGeom>
                  </pic:spPr>
                </pic:pic>
              </a:graphicData>
            </a:graphic>
          </wp:inline>
        </w:drawing>
      </w:r>
    </w:p>
    <w:p w14:paraId="1D61EB31" w14:textId="77777777" w:rsidR="004910B2" w:rsidRDefault="004910B2" w:rsidP="00903D33">
      <w:pPr>
        <w:pStyle w:val="ac"/>
        <w:ind w:firstLine="420"/>
        <w:rPr>
          <w:lang w:eastAsia="zh-CN"/>
        </w:rPr>
      </w:pPr>
      <w:r w:rsidRPr="00280716">
        <w:rPr>
          <w:lang w:eastAsia="zh-CN"/>
        </w:rPr>
        <w:t>图4.4  细化学习页面</w:t>
      </w:r>
    </w:p>
    <w:p w14:paraId="69788432" w14:textId="77777777" w:rsidR="004203A4" w:rsidRPr="00280716" w:rsidRDefault="004203A4" w:rsidP="004203A4"/>
    <w:p w14:paraId="5088730B" w14:textId="77777777" w:rsidR="004910B2" w:rsidRDefault="004910B2" w:rsidP="00903D33">
      <w:pPr>
        <w:pStyle w:val="3"/>
        <w:snapToGrid w:val="0"/>
        <w:spacing w:before="120"/>
      </w:pPr>
      <w:bookmarkStart w:id="143" w:name="_Toc230611542"/>
      <w:bookmarkStart w:id="144" w:name="_Toc230618700"/>
      <w:r>
        <w:rPr>
          <w:rFonts w:hint="eastAsia"/>
        </w:rPr>
        <w:t>4.5.1  细化学习范围进入实现</w:t>
      </w:r>
      <w:bookmarkEnd w:id="143"/>
      <w:bookmarkEnd w:id="144"/>
    </w:p>
    <w:p w14:paraId="557F3CA2" w14:textId="4EE27AAD" w:rsidR="004910B2" w:rsidRDefault="004910B2" w:rsidP="00E51365">
      <w:pPr>
        <w:snapToGrid w:val="0"/>
        <w:ind w:firstLineChars="200" w:firstLine="480"/>
      </w:pPr>
      <w:r w:rsidRPr="00AF5037">
        <w:t>当学习者在课程主图或当前路径中遇到可继续拆分的知识块时，可以进入细化学习范围。系统先判断该节点是否存在对应局部结构，如果存在则跳转到细化学习页面。进入时前端带上范围标识，后端据此返回当前局部范围下的图谱和状态数据。这个入口的作用，就是把学习过程从</w:t>
      </w:r>
      <w:r w:rsidRPr="00AF5037">
        <w:t>"</w:t>
      </w:r>
      <w:proofErr w:type="gramStart"/>
      <w:r w:rsidRPr="00AF5037">
        <w:t>看整门</w:t>
      </w:r>
      <w:proofErr w:type="gramEnd"/>
      <w:r w:rsidRPr="00AF5037">
        <w:t>课</w:t>
      </w:r>
      <w:r w:rsidRPr="00AF5037">
        <w:t>"</w:t>
      </w:r>
      <w:r w:rsidRPr="00AF5037">
        <w:t>推进到</w:t>
      </w:r>
      <w:r w:rsidRPr="00AF5037">
        <w:t>"</w:t>
      </w:r>
      <w:r w:rsidRPr="00AF5037">
        <w:t>深入某一块内容</w:t>
      </w:r>
      <w:r w:rsidRPr="00AF5037">
        <w:t>"</w:t>
      </w:r>
      <w:r w:rsidRPr="00AF5037">
        <w:t>。</w:t>
      </w:r>
      <w:r w:rsidR="00E51365">
        <w:br w:type="page"/>
      </w:r>
    </w:p>
    <w:p w14:paraId="5B8DCED3" w14:textId="77777777" w:rsidR="004910B2" w:rsidRDefault="004910B2" w:rsidP="00903D33">
      <w:pPr>
        <w:pStyle w:val="3"/>
        <w:snapToGrid w:val="0"/>
        <w:spacing w:before="120"/>
      </w:pPr>
      <w:bookmarkStart w:id="145" w:name="_Toc230611543"/>
      <w:bookmarkStart w:id="146" w:name="_Toc230618701"/>
      <w:r>
        <w:rPr>
          <w:rFonts w:hint="eastAsia"/>
        </w:rPr>
        <w:lastRenderedPageBreak/>
        <w:t>4.5.2  细化路径生成实现</w:t>
      </w:r>
      <w:bookmarkEnd w:id="145"/>
      <w:bookmarkEnd w:id="146"/>
    </w:p>
    <w:p w14:paraId="185588CE" w14:textId="0DAC2F2C" w:rsidR="004910B2" w:rsidRDefault="004910B2" w:rsidP="00E51365">
      <w:pPr>
        <w:snapToGrid w:val="0"/>
        <w:ind w:firstLineChars="200" w:firstLine="480"/>
      </w:pPr>
      <w:r w:rsidRPr="00694366">
        <w:t>进入细化范围后，系统在当前局部节点集合和依赖关系范围内重新生成学习路径。规划思路和</w:t>
      </w:r>
      <w:proofErr w:type="gramStart"/>
      <w:r w:rsidRPr="00694366">
        <w:t>课程级</w:t>
      </w:r>
      <w:proofErr w:type="gramEnd"/>
      <w:r w:rsidRPr="00694366">
        <w:t>路径一致，仍然结合目标、依赖关系和掌握状态，只是计算范围收缩到当前知识块内部。因为范围更集中，细化路径结果通常比</w:t>
      </w:r>
      <w:proofErr w:type="gramStart"/>
      <w:r w:rsidRPr="00694366">
        <w:t>课程级</w:t>
      </w:r>
      <w:proofErr w:type="gramEnd"/>
      <w:r w:rsidRPr="00694366">
        <w:t>路径更具体，更适合学习者围绕某一主题做补强。有了这部分实现，系统才真正具备从粗粒度导航走向细粒度导航的能力。</w:t>
      </w:r>
    </w:p>
    <w:p w14:paraId="5E5811D5" w14:textId="77777777" w:rsidR="004910B2" w:rsidRDefault="004910B2" w:rsidP="00903D33">
      <w:pPr>
        <w:pStyle w:val="3"/>
        <w:snapToGrid w:val="0"/>
        <w:spacing w:before="120"/>
      </w:pPr>
      <w:bookmarkStart w:id="147" w:name="_Toc230611544"/>
      <w:bookmarkStart w:id="148" w:name="_Toc230618702"/>
      <w:r>
        <w:rPr>
          <w:rFonts w:hint="eastAsia"/>
        </w:rPr>
        <w:t>4.5.3  细化掌握度与父节点联动实现</w:t>
      </w:r>
      <w:bookmarkEnd w:id="147"/>
      <w:bookmarkEnd w:id="148"/>
    </w:p>
    <w:p w14:paraId="73B110C9" w14:textId="77777777" w:rsidR="004910B2" w:rsidRDefault="004910B2" w:rsidP="00903D33">
      <w:pPr>
        <w:snapToGrid w:val="0"/>
        <w:ind w:firstLineChars="200" w:firstLine="480"/>
      </w:pPr>
      <w:r>
        <w:rPr>
          <w:rFonts w:hint="eastAsia"/>
        </w:rPr>
        <w:t>细化学习不能完全和</w:t>
      </w:r>
      <w:proofErr w:type="gramStart"/>
      <w:r>
        <w:rPr>
          <w:rFonts w:hint="eastAsia"/>
        </w:rPr>
        <w:t>课程级状态</w:t>
      </w:r>
      <w:proofErr w:type="gramEnd"/>
      <w:r>
        <w:rPr>
          <w:rFonts w:hint="eastAsia"/>
        </w:rPr>
        <w:t>脱开，所以系统还实现了局部掌握度与</w:t>
      </w:r>
      <w:proofErr w:type="gramStart"/>
      <w:r>
        <w:rPr>
          <w:rFonts w:hint="eastAsia"/>
        </w:rPr>
        <w:t>上层父</w:t>
      </w:r>
      <w:proofErr w:type="gramEnd"/>
      <w:r>
        <w:rPr>
          <w:rFonts w:hint="eastAsia"/>
        </w:rPr>
        <w:t>节点的联动。学习者在细化范围内提交反馈后，系统除了更新局部节点状态，也会按规则影响对应上层知识块的状态。</w:t>
      </w:r>
    </w:p>
    <w:p w14:paraId="6ADDEB40" w14:textId="77777777" w:rsidR="004910B2" w:rsidRDefault="004910B2" w:rsidP="00903D33">
      <w:pPr>
        <w:snapToGrid w:val="0"/>
        <w:ind w:firstLineChars="200" w:firstLine="480"/>
      </w:pPr>
      <w:r>
        <w:rPr>
          <w:rFonts w:hint="eastAsia"/>
        </w:rPr>
        <w:t>这样处理的目的，是让局部学习结果能够反映回课程主图，而不是永远留在细化页面内部。否则</w:t>
      </w:r>
      <w:proofErr w:type="gramStart"/>
      <w:r>
        <w:rPr>
          <w:rFonts w:hint="eastAsia"/>
        </w:rPr>
        <w:t>课程级</w:t>
      </w:r>
      <w:proofErr w:type="gramEnd"/>
      <w:r>
        <w:rPr>
          <w:rFonts w:hint="eastAsia"/>
        </w:rPr>
        <w:t>路径规划和画像展示就可能和细化学习结果出现明显脱节。</w:t>
      </w:r>
    </w:p>
    <w:p w14:paraId="5E96D662" w14:textId="77777777" w:rsidR="004910B2" w:rsidRDefault="004910B2" w:rsidP="00903D33">
      <w:pPr>
        <w:snapToGrid w:val="0"/>
        <w:ind w:firstLineChars="200" w:firstLine="480"/>
      </w:pPr>
      <w:r>
        <w:rPr>
          <w:rFonts w:hint="eastAsia"/>
        </w:rPr>
        <w:t>这部分联动保证了不同层级状态之间的基本一致性，也是多层学习导航能稳定运行的前提。</w:t>
      </w:r>
    </w:p>
    <w:p w14:paraId="5BAB493D" w14:textId="77777777" w:rsidR="004910B2" w:rsidRDefault="004910B2" w:rsidP="00903D33">
      <w:pPr>
        <w:pStyle w:val="2"/>
        <w:snapToGrid w:val="0"/>
        <w:spacing w:before="120"/>
      </w:pPr>
      <w:bookmarkStart w:id="149" w:name="_Toc230611545"/>
      <w:bookmarkStart w:id="150" w:name="_Toc230618703"/>
      <w:r>
        <w:rPr>
          <w:rFonts w:hint="eastAsia"/>
        </w:rPr>
        <w:t>4.6  推荐资源与学习者画像实现</w:t>
      </w:r>
      <w:bookmarkEnd w:id="149"/>
      <w:bookmarkEnd w:id="150"/>
    </w:p>
    <w:p w14:paraId="5525889E" w14:textId="77777777" w:rsidR="004910B2" w:rsidRDefault="004910B2" w:rsidP="00903D33">
      <w:pPr>
        <w:pStyle w:val="3"/>
        <w:snapToGrid w:val="0"/>
        <w:spacing w:before="120"/>
      </w:pPr>
      <w:bookmarkStart w:id="151" w:name="_Toc230611546"/>
      <w:bookmarkStart w:id="152" w:name="_Toc230618704"/>
      <w:r>
        <w:rPr>
          <w:rFonts w:hint="eastAsia"/>
        </w:rPr>
        <w:t>4.6.1  推荐资源生成实现</w:t>
      </w:r>
      <w:bookmarkEnd w:id="151"/>
      <w:bookmarkEnd w:id="152"/>
    </w:p>
    <w:p w14:paraId="44129D65" w14:textId="77777777" w:rsidR="004203A4" w:rsidRPr="004203A4" w:rsidRDefault="004203A4" w:rsidP="004203A4"/>
    <w:p w14:paraId="1BF6FEFA" w14:textId="3CFBD9B8" w:rsidR="004910B2" w:rsidRPr="0087172B" w:rsidRDefault="00E51365" w:rsidP="00903D33">
      <w:pPr>
        <w:snapToGrid w:val="0"/>
      </w:pPr>
      <w:r>
        <w:rPr>
          <w:noProof/>
        </w:rPr>
        <w:drawing>
          <wp:inline distT="0" distB="0" distL="0" distR="0" wp14:anchorId="24DC4090" wp14:editId="22FF7C62">
            <wp:extent cx="5759450" cy="2844800"/>
            <wp:effectExtent l="0" t="0" r="0" b="0"/>
            <wp:docPr id="65098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80512" name=""/>
                    <pic:cNvPicPr/>
                  </pic:nvPicPr>
                  <pic:blipFill>
                    <a:blip r:embed="rId32"/>
                    <a:stretch>
                      <a:fillRect/>
                    </a:stretch>
                  </pic:blipFill>
                  <pic:spPr>
                    <a:xfrm>
                      <a:off x="0" y="0"/>
                      <a:ext cx="5759450" cy="2844800"/>
                    </a:xfrm>
                    <a:prstGeom prst="rect">
                      <a:avLst/>
                    </a:prstGeom>
                  </pic:spPr>
                </pic:pic>
              </a:graphicData>
            </a:graphic>
          </wp:inline>
        </w:drawing>
      </w:r>
    </w:p>
    <w:p w14:paraId="49774538" w14:textId="4C15EB0E" w:rsidR="004203A4" w:rsidRPr="00280716" w:rsidRDefault="004910B2" w:rsidP="00E51365">
      <w:pPr>
        <w:pStyle w:val="ac"/>
        <w:ind w:firstLine="420"/>
        <w:rPr>
          <w:lang w:eastAsia="zh-CN"/>
        </w:rPr>
      </w:pPr>
      <w:r w:rsidRPr="00280716">
        <w:rPr>
          <w:lang w:eastAsia="zh-CN"/>
        </w:rPr>
        <w:t>图4.5  推荐资源页面</w:t>
      </w:r>
      <w:r w:rsidR="00E51365">
        <w:rPr>
          <w:rFonts w:hint="eastAsia"/>
          <w:lang w:eastAsia="zh-CN"/>
        </w:rPr>
        <w:br w:type="page"/>
      </w:r>
    </w:p>
    <w:p w14:paraId="3E9C49CF" w14:textId="77777777" w:rsidR="004910B2" w:rsidRDefault="004910B2" w:rsidP="00903D33">
      <w:pPr>
        <w:snapToGrid w:val="0"/>
        <w:ind w:firstLineChars="200" w:firstLine="480"/>
      </w:pPr>
      <w:r w:rsidRPr="00A95C1D">
        <w:lastRenderedPageBreak/>
        <w:t>推荐资源是围绕当前学习路径中的节点生成的，而不是脱离路径单独推荐。系统根据节点内容和当前学习阶段，组织对应的视频或文本材料，并补充资源类型、聚焦内容和选择原因等说明，让学习者能直接知道它和当前学习任务的关系。在细化学习场景下，如果某些局部节点没有单独配置资源，系统还会尝试承接上层知识块的相关材料，避免资源支持中断。</w:t>
      </w:r>
    </w:p>
    <w:p w14:paraId="0CC85A73" w14:textId="77777777" w:rsidR="004910B2" w:rsidRDefault="004910B2" w:rsidP="00903D33">
      <w:pPr>
        <w:pStyle w:val="3"/>
        <w:snapToGrid w:val="0"/>
        <w:spacing w:before="120"/>
      </w:pPr>
      <w:bookmarkStart w:id="153" w:name="_Toc230611547"/>
      <w:bookmarkStart w:id="154" w:name="_Toc230618705"/>
      <w:r>
        <w:rPr>
          <w:rFonts w:hint="eastAsia"/>
        </w:rPr>
        <w:t>4.6.2  资源页面承接实现</w:t>
      </w:r>
      <w:bookmarkEnd w:id="153"/>
      <w:bookmarkEnd w:id="154"/>
    </w:p>
    <w:p w14:paraId="7D42B5DB" w14:textId="77777777" w:rsidR="004910B2" w:rsidRDefault="004910B2" w:rsidP="00903D33">
      <w:pPr>
        <w:snapToGrid w:val="0"/>
        <w:ind w:firstLineChars="200" w:firstLine="480"/>
      </w:pPr>
      <w:r>
        <w:rPr>
          <w:rFonts w:hint="eastAsia"/>
        </w:rPr>
        <w:t>资源页面负责把当前节点和对应材料接起来。实现时，页面会接收当前节点及其推荐上下文，再把资源标题、类型、聚焦内容和选择原因组织出来。</w:t>
      </w:r>
    </w:p>
    <w:p w14:paraId="034788B9" w14:textId="77777777" w:rsidR="004910B2" w:rsidRDefault="004910B2" w:rsidP="00903D33">
      <w:pPr>
        <w:snapToGrid w:val="0"/>
        <w:ind w:firstLineChars="200" w:firstLine="480"/>
      </w:pPr>
      <w:r>
        <w:rPr>
          <w:rFonts w:hint="eastAsia"/>
        </w:rPr>
        <w:t>因此，学习者从路径结果</w:t>
      </w:r>
      <w:proofErr w:type="gramStart"/>
      <w:r>
        <w:rPr>
          <w:rFonts w:hint="eastAsia"/>
        </w:rPr>
        <w:t>页进入</w:t>
      </w:r>
      <w:proofErr w:type="gramEnd"/>
      <w:r>
        <w:rPr>
          <w:rFonts w:hint="eastAsia"/>
        </w:rPr>
        <w:t>资源页后，不会丢掉前面的上下文，仍然能看出这些材料是围绕哪个知识点、出于什么原因被推荐的。</w:t>
      </w:r>
    </w:p>
    <w:p w14:paraId="0C829CE8" w14:textId="3AEDD5CE" w:rsidR="004910B2" w:rsidRDefault="004910B2" w:rsidP="00207A87">
      <w:pPr>
        <w:snapToGrid w:val="0"/>
        <w:ind w:firstLineChars="200" w:firstLine="480"/>
      </w:pPr>
      <w:r>
        <w:rPr>
          <w:rFonts w:hint="eastAsia"/>
        </w:rPr>
        <w:t>这种承接关系让路径结果不再停留在“知道该学什么”，而是进一步落到“现在可以看什么材料”。</w:t>
      </w:r>
      <w:r w:rsidR="00207A87">
        <w:br w:type="page"/>
      </w:r>
    </w:p>
    <w:p w14:paraId="56053181" w14:textId="77777777" w:rsidR="004910B2" w:rsidRDefault="004910B2" w:rsidP="00903D33">
      <w:pPr>
        <w:pStyle w:val="3"/>
        <w:snapToGrid w:val="0"/>
        <w:spacing w:before="120"/>
      </w:pPr>
      <w:bookmarkStart w:id="155" w:name="_Toc230611548"/>
      <w:bookmarkStart w:id="156" w:name="_Toc230618706"/>
      <w:r>
        <w:rPr>
          <w:rFonts w:hint="eastAsia"/>
        </w:rPr>
        <w:lastRenderedPageBreak/>
        <w:t>4.6.3  学习者画像展示实现</w:t>
      </w:r>
      <w:bookmarkEnd w:id="155"/>
      <w:bookmarkEnd w:id="156"/>
    </w:p>
    <w:p w14:paraId="3F46C4F3" w14:textId="77777777" w:rsidR="004203A4" w:rsidRPr="004203A4" w:rsidRDefault="004203A4" w:rsidP="004203A4"/>
    <w:p w14:paraId="2048F722" w14:textId="64B7274C" w:rsidR="004910B2" w:rsidRPr="0087172B" w:rsidRDefault="00207A87" w:rsidP="00903D33">
      <w:pPr>
        <w:snapToGrid w:val="0"/>
      </w:pPr>
      <w:r>
        <w:rPr>
          <w:noProof/>
        </w:rPr>
        <w:drawing>
          <wp:inline distT="0" distB="0" distL="0" distR="0" wp14:anchorId="616B73D6" wp14:editId="6D5E1EC3">
            <wp:extent cx="5759450" cy="2787650"/>
            <wp:effectExtent l="0" t="0" r="0" b="0"/>
            <wp:docPr id="1651228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8304" name=""/>
                    <pic:cNvPicPr/>
                  </pic:nvPicPr>
                  <pic:blipFill>
                    <a:blip r:embed="rId33"/>
                    <a:stretch>
                      <a:fillRect/>
                    </a:stretch>
                  </pic:blipFill>
                  <pic:spPr>
                    <a:xfrm>
                      <a:off x="0" y="0"/>
                      <a:ext cx="5759450" cy="2787650"/>
                    </a:xfrm>
                    <a:prstGeom prst="rect">
                      <a:avLst/>
                    </a:prstGeom>
                  </pic:spPr>
                </pic:pic>
              </a:graphicData>
            </a:graphic>
          </wp:inline>
        </w:drawing>
      </w:r>
    </w:p>
    <w:p w14:paraId="2A3DA1F4" w14:textId="77777777" w:rsidR="004910B2" w:rsidRDefault="004910B2" w:rsidP="00903D33">
      <w:pPr>
        <w:pStyle w:val="ac"/>
        <w:ind w:firstLine="420"/>
        <w:rPr>
          <w:rStyle w:val="Char"/>
          <w:lang w:eastAsia="zh-CN"/>
        </w:rPr>
      </w:pPr>
      <w:r w:rsidRPr="00900517">
        <w:rPr>
          <w:rStyle w:val="Char"/>
          <w:lang w:eastAsia="zh-CN"/>
        </w:rPr>
        <w:t>图4.6  学习者画像页面</w:t>
      </w:r>
    </w:p>
    <w:p w14:paraId="34A9EBEA" w14:textId="77777777" w:rsidR="004203A4" w:rsidRPr="00900517" w:rsidRDefault="004203A4" w:rsidP="004203A4">
      <w:pPr>
        <w:rPr>
          <w:rStyle w:val="Char"/>
          <w:lang w:eastAsia="zh-CN"/>
        </w:rPr>
      </w:pPr>
    </w:p>
    <w:p w14:paraId="197AD5E0" w14:textId="77777777" w:rsidR="004910B2" w:rsidRDefault="004910B2" w:rsidP="00903D33">
      <w:pPr>
        <w:snapToGrid w:val="0"/>
        <w:ind w:firstLineChars="200" w:firstLine="480"/>
      </w:pPr>
      <w:r>
        <w:rPr>
          <w:rFonts w:hint="eastAsia"/>
        </w:rPr>
        <w:t>学习者画像页面用于集中展示当前学习状态。它把掌握度记录、近期反馈和部分课程结构信息整理后展示出来，让学习者不只看到某一次路径结果，还能看到自己</w:t>
      </w:r>
      <w:proofErr w:type="gramStart"/>
      <w:r>
        <w:rPr>
          <w:rFonts w:hint="eastAsia"/>
        </w:rPr>
        <w:t>在整门课程</w:t>
      </w:r>
      <w:proofErr w:type="gramEnd"/>
      <w:r>
        <w:rPr>
          <w:rFonts w:hint="eastAsia"/>
        </w:rPr>
        <w:t>中的整体状态。</w:t>
      </w:r>
    </w:p>
    <w:p w14:paraId="186BA9C0" w14:textId="77777777" w:rsidR="004910B2" w:rsidRDefault="004910B2" w:rsidP="00903D33">
      <w:pPr>
        <w:snapToGrid w:val="0"/>
        <w:ind w:firstLineChars="200" w:firstLine="480"/>
      </w:pPr>
      <w:r>
        <w:rPr>
          <w:rFonts w:hint="eastAsia"/>
        </w:rPr>
        <w:t>页面中主要呈现当前掌握度分布、相对薄弱的知识点和近期变化记录。这样既方便学习者回看自己的学习情况，也方便评审者观察系统是否真的记录了状态变化。</w:t>
      </w:r>
    </w:p>
    <w:p w14:paraId="28BDEC18" w14:textId="39FA28DA" w:rsidR="004910B2" w:rsidRDefault="004910B2" w:rsidP="00207A87">
      <w:pPr>
        <w:snapToGrid w:val="0"/>
        <w:ind w:firstLineChars="200" w:firstLine="480"/>
      </w:pPr>
      <w:r>
        <w:rPr>
          <w:rFonts w:hint="eastAsia"/>
        </w:rPr>
        <w:t>从系统整体上说，画像页面相当于把路径规划和反馈更新产生的结果做了一次汇总展示，使动态学习过程更容易被看见。</w:t>
      </w:r>
      <w:r w:rsidR="00207A87">
        <w:br w:type="page"/>
      </w:r>
    </w:p>
    <w:p w14:paraId="0008137B" w14:textId="77777777" w:rsidR="004910B2" w:rsidRPr="00F369A8" w:rsidRDefault="004910B2" w:rsidP="00903D33">
      <w:pPr>
        <w:pStyle w:val="af0"/>
        <w:snapToGrid w:val="0"/>
      </w:pPr>
      <w:bookmarkStart w:id="157" w:name="_Toc230611549"/>
      <w:bookmarkStart w:id="158" w:name="_Toc230618707"/>
      <w:r w:rsidRPr="00F369A8">
        <w:lastRenderedPageBreak/>
        <w:t>第</w:t>
      </w:r>
      <w:r w:rsidRPr="00F369A8">
        <w:t>5</w:t>
      </w:r>
      <w:r w:rsidRPr="00F369A8">
        <w:t>章</w:t>
      </w:r>
      <w:r w:rsidRPr="00F369A8">
        <w:t xml:space="preserve">  </w:t>
      </w:r>
      <w:r w:rsidRPr="00F369A8">
        <w:t>系统测试与结果分析</w:t>
      </w:r>
      <w:bookmarkEnd w:id="157"/>
      <w:bookmarkEnd w:id="158"/>
    </w:p>
    <w:p w14:paraId="50E00ABB" w14:textId="77777777" w:rsidR="004910B2" w:rsidRPr="00F369A8" w:rsidRDefault="004910B2" w:rsidP="00903D33">
      <w:pPr>
        <w:pStyle w:val="2"/>
        <w:snapToGrid w:val="0"/>
        <w:spacing w:before="120"/>
      </w:pPr>
      <w:bookmarkStart w:id="159" w:name="_Toc230611550"/>
      <w:bookmarkStart w:id="160" w:name="_Toc230618708"/>
      <w:r w:rsidRPr="00F369A8">
        <w:t>5.1  系统测试环境与方法</w:t>
      </w:r>
      <w:bookmarkEnd w:id="159"/>
      <w:bookmarkEnd w:id="160"/>
    </w:p>
    <w:p w14:paraId="3E0898DA" w14:textId="77777777" w:rsidR="004910B2" w:rsidRPr="00F369A8" w:rsidRDefault="004910B2" w:rsidP="00903D33">
      <w:pPr>
        <w:pStyle w:val="3"/>
        <w:snapToGrid w:val="0"/>
        <w:spacing w:before="120"/>
      </w:pPr>
      <w:bookmarkStart w:id="161" w:name="_Toc230611551"/>
      <w:bookmarkStart w:id="162" w:name="_Toc230618709"/>
      <w:r w:rsidRPr="00F369A8">
        <w:t>5.1.1  测试环境与数据基线</w:t>
      </w:r>
      <w:bookmarkEnd w:id="161"/>
      <w:bookmarkEnd w:id="162"/>
    </w:p>
    <w:p w14:paraId="6ADCC067" w14:textId="77777777" w:rsidR="004910B2" w:rsidRDefault="004910B2" w:rsidP="00903D33">
      <w:pPr>
        <w:snapToGrid w:val="0"/>
        <w:ind w:firstLineChars="200" w:firstLine="480"/>
      </w:pPr>
      <w:r w:rsidRPr="008822F7">
        <w:t>本章测试贴近系统平时开发和答辩展示时的运行方式：前端</w:t>
      </w:r>
      <w:r w:rsidRPr="008822F7">
        <w:t xml:space="preserve"> Vue3 </w:t>
      </w:r>
      <w:r w:rsidRPr="008822F7">
        <w:t>和</w:t>
      </w:r>
      <w:r w:rsidRPr="008822F7">
        <w:t xml:space="preserve"> </w:t>
      </w:r>
      <w:proofErr w:type="spellStart"/>
      <w:r w:rsidRPr="008822F7">
        <w:t>Vite</w:t>
      </w:r>
      <w:proofErr w:type="spellEnd"/>
      <w:r w:rsidRPr="008822F7">
        <w:t>，后端</w:t>
      </w:r>
      <w:r w:rsidRPr="008822F7">
        <w:t xml:space="preserve"> </w:t>
      </w:r>
      <w:proofErr w:type="spellStart"/>
      <w:r w:rsidRPr="008822F7">
        <w:t>Drogon</w:t>
      </w:r>
      <w:proofErr w:type="spellEnd"/>
      <w:r w:rsidRPr="008822F7">
        <w:t xml:space="preserve"> </w:t>
      </w:r>
      <w:r w:rsidRPr="008822F7">
        <w:t>与</w:t>
      </w:r>
      <w:r w:rsidRPr="008822F7">
        <w:t xml:space="preserve"> C++17</w:t>
      </w:r>
      <w:r w:rsidRPr="008822F7">
        <w:t>，数据存储</w:t>
      </w:r>
      <w:r w:rsidRPr="008822F7">
        <w:t xml:space="preserve"> SQLite</w:t>
      </w:r>
      <w:r w:rsidRPr="008822F7">
        <w:t>，整体以本地前后端分离方式运行。测试开始前先执行数据库初始化和演示状态恢复，把课程主图、细化范围、默认掌握度、反馈记录和资源行为恢复到统一基线</w:t>
      </w:r>
      <w:r w:rsidRPr="008822F7">
        <w:t>——</w:t>
      </w:r>
      <w:r w:rsidRPr="008822F7">
        <w:t>因为本系统支持反馈提交、回退和状态重置，如果每次测试的起点不同，后续结果就没有可比性。</w:t>
      </w:r>
    </w:p>
    <w:p w14:paraId="31CE2E1F" w14:textId="77777777" w:rsidR="004910B2" w:rsidRDefault="004910B2" w:rsidP="00903D33">
      <w:pPr>
        <w:pStyle w:val="3"/>
        <w:snapToGrid w:val="0"/>
        <w:spacing w:before="120"/>
      </w:pPr>
      <w:bookmarkStart w:id="163" w:name="_Toc230611552"/>
      <w:bookmarkStart w:id="164" w:name="_Toc230618710"/>
      <w:r>
        <w:rPr>
          <w:rFonts w:hint="eastAsia"/>
        </w:rPr>
        <w:t>5.1.2  测试流程与评价指标</w:t>
      </w:r>
      <w:bookmarkEnd w:id="163"/>
      <w:bookmarkEnd w:id="164"/>
    </w:p>
    <w:p w14:paraId="4DCC3B18" w14:textId="77777777" w:rsidR="004910B2" w:rsidRDefault="004910B2" w:rsidP="00903D33">
      <w:pPr>
        <w:snapToGrid w:val="0"/>
        <w:ind w:firstLineChars="200" w:firstLine="480"/>
      </w:pPr>
      <w:r>
        <w:rPr>
          <w:rFonts w:hint="eastAsia"/>
        </w:rPr>
        <w:t>测试分几个层面：先看后端接口和核心逻辑，再看前端页面和交互，最后把关键步骤串起来做主链路验证。后端重点检查健康检查、图谱读取、路径生成、反馈提交、反馈回退和画像查询等能力；前端确认图谱浏览、目标设定、路径展示、资源跳转、细化学习进入和画像刷新是否与后端一致；主链路验证则把初始化、路径生成、反馈更新和状态恢复接起来检查。</w:t>
      </w:r>
    </w:p>
    <w:p w14:paraId="2F03EDC6" w14:textId="77777777" w:rsidR="004910B2" w:rsidRDefault="004910B2" w:rsidP="00903D33">
      <w:pPr>
        <w:snapToGrid w:val="0"/>
        <w:ind w:firstLineChars="200" w:firstLine="480"/>
      </w:pPr>
      <w:r>
        <w:rPr>
          <w:rFonts w:hint="eastAsia"/>
        </w:rPr>
        <w:t>本章从四个方面判断结果：功能是否正确、路径与解释是否一致、反馈后能否恢复上一状态，以及系统能否在统一基线下重复完成核心演示流程。</w:t>
      </w:r>
    </w:p>
    <w:p w14:paraId="7A13D570" w14:textId="77777777" w:rsidR="00903D33" w:rsidRDefault="00903D33" w:rsidP="00903D33">
      <w:pPr>
        <w:snapToGrid w:val="0"/>
      </w:pPr>
    </w:p>
    <w:p w14:paraId="3FC0AA1E" w14:textId="03E6A701" w:rsidR="00903D33" w:rsidRPr="00903D33" w:rsidRDefault="00903D33" w:rsidP="00903D33">
      <w:pPr>
        <w:pStyle w:val="ac"/>
        <w:ind w:firstLine="420"/>
        <w:rPr>
          <w:lang w:eastAsia="zh-CN"/>
        </w:rPr>
      </w:pPr>
      <w:r w:rsidRPr="0060722F">
        <w:rPr>
          <w:lang w:eastAsia="zh-CN"/>
        </w:rPr>
        <w:t>表5.1  系统核心测试项</w:t>
      </w:r>
      <w:commentRangeStart w:id="165"/>
      <w:r w:rsidRPr="0060722F">
        <w:rPr>
          <w:lang w:eastAsia="zh-CN"/>
        </w:rPr>
        <w:t>验证结果</w:t>
      </w:r>
      <w:commentRangeEnd w:id="165"/>
      <w:r w:rsidR="00136A8D">
        <w:rPr>
          <w:rStyle w:val="af2"/>
          <w:rFonts w:ascii="Times New Roman" w:hAnsi="Times New Roman"/>
          <w:lang w:eastAsia="zh-CN" w:bidi="ar-SA"/>
        </w:rPr>
        <w:commentReference w:id="165"/>
      </w:r>
    </w:p>
    <w:tbl>
      <w:tblPr>
        <w:tblStyle w:val="15"/>
        <w:tblW w:w="0" w:type="auto"/>
        <w:tblInd w:w="108" w:type="dxa"/>
        <w:tblLayout w:type="fixed"/>
        <w:tblLook w:val="04A0" w:firstRow="1" w:lastRow="0" w:firstColumn="1" w:lastColumn="0" w:noHBand="0" w:noVBand="1"/>
      </w:tblPr>
      <w:tblGrid>
        <w:gridCol w:w="2410"/>
        <w:gridCol w:w="5213"/>
        <w:gridCol w:w="1449"/>
      </w:tblGrid>
      <w:tr w:rsidR="004910B2" w14:paraId="2C091E97" w14:textId="77777777" w:rsidTr="004C1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4C5878A" w14:textId="77777777" w:rsidR="004910B2" w:rsidRDefault="004910B2" w:rsidP="00903D33">
            <w:pPr>
              <w:snapToGrid w:val="0"/>
            </w:pPr>
            <w:r w:rsidRPr="00B14840">
              <w:t>测试类别</w:t>
            </w:r>
          </w:p>
        </w:tc>
        <w:tc>
          <w:tcPr>
            <w:tcW w:w="5213" w:type="dxa"/>
          </w:tcPr>
          <w:p w14:paraId="68EDA554" w14:textId="77777777" w:rsidR="004910B2" w:rsidRDefault="004910B2" w:rsidP="00903D33">
            <w:pPr>
              <w:snapToGrid w:val="0"/>
              <w:cnfStyle w:val="100000000000" w:firstRow="1" w:lastRow="0" w:firstColumn="0" w:lastColumn="0" w:oddVBand="0" w:evenVBand="0" w:oddHBand="0" w:evenHBand="0" w:firstRowFirstColumn="0" w:firstRowLastColumn="0" w:lastRowFirstColumn="0" w:lastRowLastColumn="0"/>
            </w:pPr>
            <w:r w:rsidRPr="00B14840">
              <w:t>测试内容</w:t>
            </w:r>
          </w:p>
        </w:tc>
        <w:tc>
          <w:tcPr>
            <w:tcW w:w="1449" w:type="dxa"/>
          </w:tcPr>
          <w:p w14:paraId="7FEC6C71" w14:textId="77777777" w:rsidR="004910B2" w:rsidRDefault="004910B2" w:rsidP="00903D33">
            <w:pPr>
              <w:snapToGrid w:val="0"/>
              <w:cnfStyle w:val="100000000000" w:firstRow="1" w:lastRow="0" w:firstColumn="0" w:lastColumn="0" w:oddVBand="0" w:evenVBand="0" w:oddHBand="0" w:evenHBand="0" w:firstRowFirstColumn="0" w:firstRowLastColumn="0" w:lastRowFirstColumn="0" w:lastRowLastColumn="0"/>
            </w:pPr>
            <w:r w:rsidRPr="00B14840">
              <w:t>结果</w:t>
            </w:r>
          </w:p>
        </w:tc>
      </w:tr>
      <w:tr w:rsidR="004910B2" w14:paraId="0B47F8A1" w14:textId="77777777" w:rsidTr="004C1298">
        <w:tc>
          <w:tcPr>
            <w:cnfStyle w:val="001000000000" w:firstRow="0" w:lastRow="0" w:firstColumn="1" w:lastColumn="0" w:oddVBand="0" w:evenVBand="0" w:oddHBand="0" w:evenHBand="0" w:firstRowFirstColumn="0" w:firstRowLastColumn="0" w:lastRowFirstColumn="0" w:lastRowLastColumn="0"/>
            <w:tcW w:w="2410" w:type="dxa"/>
          </w:tcPr>
          <w:p w14:paraId="74E7644A" w14:textId="77777777" w:rsidR="004910B2" w:rsidRDefault="004910B2" w:rsidP="00903D33">
            <w:pPr>
              <w:snapToGrid w:val="0"/>
            </w:pPr>
            <w:r w:rsidRPr="00B14840">
              <w:t>后端功能测试</w:t>
            </w:r>
          </w:p>
        </w:tc>
        <w:tc>
          <w:tcPr>
            <w:tcW w:w="5213" w:type="dxa"/>
          </w:tcPr>
          <w:p w14:paraId="6BFF5820" w14:textId="77777777" w:rsidR="004910B2" w:rsidRDefault="004910B2" w:rsidP="00903D33">
            <w:pPr>
              <w:tabs>
                <w:tab w:val="clear" w:pos="377"/>
                <w:tab w:val="left" w:pos="830"/>
              </w:tabs>
              <w:snapToGrid w:val="0"/>
              <w:cnfStyle w:val="000000000000" w:firstRow="0" w:lastRow="0" w:firstColumn="0" w:lastColumn="0" w:oddVBand="0" w:evenVBand="0" w:oddHBand="0" w:evenHBand="0" w:firstRowFirstColumn="0" w:firstRowLastColumn="0" w:lastRowFirstColumn="0" w:lastRowLastColumn="0"/>
            </w:pPr>
            <w:r w:rsidRPr="00B14840">
              <w:t>健康检查、知识图谱读取、路径生成、反馈提交、反馈回退、画像查询</w:t>
            </w:r>
          </w:p>
        </w:tc>
        <w:tc>
          <w:tcPr>
            <w:tcW w:w="1449" w:type="dxa"/>
          </w:tcPr>
          <w:p w14:paraId="3DE4BD89" w14:textId="77777777" w:rsidR="004910B2" w:rsidRPr="00B14840" w:rsidRDefault="004910B2" w:rsidP="00903D33">
            <w:pPr>
              <w:snapToGrid w:val="0"/>
              <w:cnfStyle w:val="000000000000" w:firstRow="0" w:lastRow="0" w:firstColumn="0" w:lastColumn="0" w:oddVBand="0" w:evenVBand="0" w:oddHBand="0" w:evenHBand="0" w:firstRowFirstColumn="0" w:firstRowLastColumn="0" w:lastRowFirstColumn="0" w:lastRowLastColumn="0"/>
            </w:pPr>
            <w:r w:rsidRPr="00B14840">
              <w:t xml:space="preserve">71/71 </w:t>
            </w:r>
            <w:r w:rsidRPr="00B14840">
              <w:t>通过</w:t>
            </w:r>
          </w:p>
        </w:tc>
      </w:tr>
      <w:tr w:rsidR="004910B2" w14:paraId="5D1FD37F" w14:textId="77777777" w:rsidTr="004C1298">
        <w:tc>
          <w:tcPr>
            <w:cnfStyle w:val="001000000000" w:firstRow="0" w:lastRow="0" w:firstColumn="1" w:lastColumn="0" w:oddVBand="0" w:evenVBand="0" w:oddHBand="0" w:evenHBand="0" w:firstRowFirstColumn="0" w:firstRowLastColumn="0" w:lastRowFirstColumn="0" w:lastRowLastColumn="0"/>
            <w:tcW w:w="2410" w:type="dxa"/>
          </w:tcPr>
          <w:p w14:paraId="6319F361" w14:textId="77777777" w:rsidR="004910B2" w:rsidRDefault="004910B2" w:rsidP="00903D33">
            <w:pPr>
              <w:tabs>
                <w:tab w:val="clear" w:pos="377"/>
                <w:tab w:val="left" w:pos="680"/>
              </w:tabs>
              <w:snapToGrid w:val="0"/>
            </w:pPr>
            <w:r w:rsidRPr="00B14840">
              <w:t>前端工程验证</w:t>
            </w:r>
          </w:p>
        </w:tc>
        <w:tc>
          <w:tcPr>
            <w:tcW w:w="5213" w:type="dxa"/>
          </w:tcPr>
          <w:p w14:paraId="759AC799" w14:textId="77777777" w:rsidR="004910B2" w:rsidRDefault="004910B2" w:rsidP="00903D33">
            <w:pPr>
              <w:tabs>
                <w:tab w:val="clear" w:pos="377"/>
                <w:tab w:val="left" w:pos="680"/>
              </w:tabs>
              <w:snapToGrid w:val="0"/>
              <w:cnfStyle w:val="000000000000" w:firstRow="0" w:lastRow="0" w:firstColumn="0" w:lastColumn="0" w:oddVBand="0" w:evenVBand="0" w:oddHBand="0" w:evenHBand="0" w:firstRowFirstColumn="0" w:firstRowLastColumn="0" w:lastRowFirstColumn="0" w:lastRowLastColumn="0"/>
            </w:pPr>
            <w:r w:rsidRPr="00B14840">
              <w:t>前端生产构建</w:t>
            </w:r>
          </w:p>
        </w:tc>
        <w:tc>
          <w:tcPr>
            <w:tcW w:w="1449" w:type="dxa"/>
          </w:tcPr>
          <w:p w14:paraId="4DE81FFC"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pPr>
            <w:r w:rsidRPr="00B14840">
              <w:t>通过</w:t>
            </w:r>
          </w:p>
        </w:tc>
      </w:tr>
      <w:tr w:rsidR="004910B2" w14:paraId="0C71A10F" w14:textId="77777777" w:rsidTr="004C1298">
        <w:tc>
          <w:tcPr>
            <w:cnfStyle w:val="001000000000" w:firstRow="0" w:lastRow="0" w:firstColumn="1" w:lastColumn="0" w:oddVBand="0" w:evenVBand="0" w:oddHBand="0" w:evenHBand="0" w:firstRowFirstColumn="0" w:firstRowLastColumn="0" w:lastRowFirstColumn="0" w:lastRowLastColumn="0"/>
            <w:tcW w:w="2410" w:type="dxa"/>
          </w:tcPr>
          <w:p w14:paraId="29019DE2" w14:textId="77777777" w:rsidR="004910B2" w:rsidRDefault="004910B2" w:rsidP="00903D33">
            <w:pPr>
              <w:snapToGrid w:val="0"/>
            </w:pPr>
            <w:r w:rsidRPr="00B14840">
              <w:t>主链路冒烟验证</w:t>
            </w:r>
          </w:p>
        </w:tc>
        <w:tc>
          <w:tcPr>
            <w:tcW w:w="5213" w:type="dxa"/>
          </w:tcPr>
          <w:p w14:paraId="3E12AC69"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pPr>
            <w:r w:rsidRPr="00B14840">
              <w:t>Health-&gt;demo/reset-&gt;path/generate-&gt;feedback/submit</w:t>
            </w:r>
            <w:r>
              <w:rPr>
                <w:rFonts w:hint="eastAsia"/>
              </w:rPr>
              <w:t xml:space="preserve"> </w:t>
            </w:r>
            <w:r w:rsidRPr="00B14840">
              <w:t>-&gt;feedback/rollback-&gt;learner/profile</w:t>
            </w:r>
          </w:p>
        </w:tc>
        <w:tc>
          <w:tcPr>
            <w:tcW w:w="1449" w:type="dxa"/>
          </w:tcPr>
          <w:p w14:paraId="6D6D12A8" w14:textId="77777777" w:rsidR="004910B2" w:rsidRPr="00B14840" w:rsidRDefault="004910B2" w:rsidP="00903D33">
            <w:pPr>
              <w:snapToGrid w:val="0"/>
              <w:cnfStyle w:val="000000000000" w:firstRow="0" w:lastRow="0" w:firstColumn="0" w:lastColumn="0" w:oddVBand="0" w:evenVBand="0" w:oddHBand="0" w:evenHBand="0" w:firstRowFirstColumn="0" w:firstRowLastColumn="0" w:lastRowFirstColumn="0" w:lastRowLastColumn="0"/>
            </w:pPr>
            <w:r w:rsidRPr="00B14840">
              <w:t>通过</w:t>
            </w:r>
          </w:p>
        </w:tc>
      </w:tr>
      <w:tr w:rsidR="004910B2" w14:paraId="08BD157B" w14:textId="77777777" w:rsidTr="004C1298">
        <w:tc>
          <w:tcPr>
            <w:cnfStyle w:val="001000000000" w:firstRow="0" w:lastRow="0" w:firstColumn="1" w:lastColumn="0" w:oddVBand="0" w:evenVBand="0" w:oddHBand="0" w:evenHBand="0" w:firstRowFirstColumn="0" w:firstRowLastColumn="0" w:lastRowFirstColumn="0" w:lastRowLastColumn="0"/>
            <w:tcW w:w="2410" w:type="dxa"/>
          </w:tcPr>
          <w:p w14:paraId="7E3C70D2" w14:textId="77777777" w:rsidR="004910B2" w:rsidRDefault="004910B2" w:rsidP="00903D33">
            <w:pPr>
              <w:snapToGrid w:val="0"/>
              <w:ind w:right="480"/>
            </w:pPr>
            <w:r w:rsidRPr="00B14840">
              <w:t>细粒度练习检验</w:t>
            </w:r>
          </w:p>
        </w:tc>
        <w:tc>
          <w:tcPr>
            <w:tcW w:w="5213" w:type="dxa"/>
          </w:tcPr>
          <w:p w14:paraId="6FC12737"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pPr>
            <w:r w:rsidRPr="00B14840">
              <w:t xml:space="preserve">practice-check </w:t>
            </w:r>
            <w:r w:rsidRPr="00B14840">
              <w:t>相关定向测试</w:t>
            </w:r>
          </w:p>
        </w:tc>
        <w:tc>
          <w:tcPr>
            <w:tcW w:w="1449" w:type="dxa"/>
          </w:tcPr>
          <w:p w14:paraId="600A5DCB" w14:textId="77777777" w:rsidR="004910B2" w:rsidRDefault="004910B2" w:rsidP="00903D33">
            <w:pPr>
              <w:tabs>
                <w:tab w:val="clear" w:pos="377"/>
                <w:tab w:val="left" w:pos="750"/>
              </w:tabs>
              <w:snapToGrid w:val="0"/>
              <w:cnfStyle w:val="000000000000" w:firstRow="0" w:lastRow="0" w:firstColumn="0" w:lastColumn="0" w:oddVBand="0" w:evenVBand="0" w:oddHBand="0" w:evenHBand="0" w:firstRowFirstColumn="0" w:firstRowLastColumn="0" w:lastRowFirstColumn="0" w:lastRowLastColumn="0"/>
            </w:pPr>
            <w:r w:rsidRPr="00B14840">
              <w:t>通过</w:t>
            </w:r>
          </w:p>
        </w:tc>
      </w:tr>
      <w:tr w:rsidR="004910B2" w14:paraId="6318F71B" w14:textId="77777777" w:rsidTr="004C1298">
        <w:tc>
          <w:tcPr>
            <w:cnfStyle w:val="001000000000" w:firstRow="0" w:lastRow="0" w:firstColumn="1" w:lastColumn="0" w:oddVBand="0" w:evenVBand="0" w:oddHBand="0" w:evenHBand="0" w:firstRowFirstColumn="0" w:firstRowLastColumn="0" w:lastRowFirstColumn="0" w:lastRowLastColumn="0"/>
            <w:tcW w:w="2410" w:type="dxa"/>
          </w:tcPr>
          <w:p w14:paraId="58EDD644" w14:textId="77777777" w:rsidR="004910B2" w:rsidRDefault="004910B2" w:rsidP="00903D33">
            <w:pPr>
              <w:tabs>
                <w:tab w:val="clear" w:pos="377"/>
                <w:tab w:val="left" w:pos="940"/>
              </w:tabs>
              <w:snapToGrid w:val="0"/>
            </w:pPr>
            <w:r w:rsidRPr="00B14840">
              <w:t>演示状态恢复验证</w:t>
            </w:r>
          </w:p>
        </w:tc>
        <w:tc>
          <w:tcPr>
            <w:tcW w:w="5213" w:type="dxa"/>
          </w:tcPr>
          <w:p w14:paraId="3741CC97" w14:textId="77777777" w:rsidR="004910B2" w:rsidRPr="00B14840" w:rsidRDefault="004910B2" w:rsidP="00903D33">
            <w:pPr>
              <w:snapToGrid w:val="0"/>
              <w:cnfStyle w:val="000000000000" w:firstRow="0" w:lastRow="0" w:firstColumn="0" w:lastColumn="0" w:oddVBand="0" w:evenVBand="0" w:oddHBand="0" w:evenHBand="0" w:firstRowFirstColumn="0" w:firstRowLastColumn="0" w:lastRowFirstColumn="0" w:lastRowLastColumn="0"/>
            </w:pPr>
            <w:r w:rsidRPr="00B14840">
              <w:t xml:space="preserve">demo reset </w:t>
            </w:r>
            <w:r w:rsidRPr="00B14840">
              <w:t>后统一恢复初始数据基线</w:t>
            </w:r>
          </w:p>
        </w:tc>
        <w:tc>
          <w:tcPr>
            <w:tcW w:w="1449" w:type="dxa"/>
          </w:tcPr>
          <w:p w14:paraId="7252872E" w14:textId="77777777" w:rsidR="004910B2" w:rsidRPr="00B14840" w:rsidRDefault="004910B2" w:rsidP="00903D33">
            <w:pPr>
              <w:snapToGrid w:val="0"/>
              <w:cnfStyle w:val="000000000000" w:firstRow="0" w:lastRow="0" w:firstColumn="0" w:lastColumn="0" w:oddVBand="0" w:evenVBand="0" w:oddHBand="0" w:evenHBand="0" w:firstRowFirstColumn="0" w:firstRowLastColumn="0" w:lastRowFirstColumn="0" w:lastRowLastColumn="0"/>
            </w:pPr>
            <w:r w:rsidRPr="00B14840">
              <w:t>通过</w:t>
            </w:r>
          </w:p>
        </w:tc>
      </w:tr>
    </w:tbl>
    <w:p w14:paraId="483AA7DA" w14:textId="77777777" w:rsidR="00903D33" w:rsidRDefault="00903D33" w:rsidP="00903D33">
      <w:pPr>
        <w:snapToGrid w:val="0"/>
      </w:pPr>
    </w:p>
    <w:p w14:paraId="798942F9" w14:textId="4FDF6536" w:rsidR="004910B2" w:rsidRDefault="004910B2" w:rsidP="00903D33">
      <w:pPr>
        <w:snapToGrid w:val="0"/>
        <w:ind w:firstLineChars="200" w:firstLine="480"/>
      </w:pPr>
      <w:r w:rsidRPr="009506BF">
        <w:t>从表</w:t>
      </w:r>
      <w:r w:rsidRPr="009506BF">
        <w:t>5.1</w:t>
      </w:r>
      <w:r w:rsidRPr="009506BF">
        <w:t>可以看出，本次测试把后端接口、前端构建、主链路冒烟、细粒度练习检验和演示状态恢复都纳入了验证范围。本系统的价值不只在单个页面，而在于整条学习导航链路能否重复跑通。</w:t>
      </w:r>
    </w:p>
    <w:p w14:paraId="21DB3887" w14:textId="77777777" w:rsidR="004910B2" w:rsidRDefault="004910B2" w:rsidP="00903D33">
      <w:pPr>
        <w:pStyle w:val="2"/>
        <w:snapToGrid w:val="0"/>
        <w:spacing w:before="120"/>
      </w:pPr>
      <w:bookmarkStart w:id="166" w:name="_Toc230611553"/>
      <w:bookmarkStart w:id="167" w:name="_Toc230618711"/>
      <w:r>
        <w:rPr>
          <w:rFonts w:hint="eastAsia"/>
        </w:rPr>
        <w:lastRenderedPageBreak/>
        <w:t>5.2  核心功能测试与结果分析</w:t>
      </w:r>
      <w:bookmarkEnd w:id="166"/>
      <w:bookmarkEnd w:id="167"/>
    </w:p>
    <w:p w14:paraId="7214666F" w14:textId="77777777" w:rsidR="004910B2" w:rsidRDefault="004910B2" w:rsidP="00903D33">
      <w:pPr>
        <w:pStyle w:val="3"/>
        <w:snapToGrid w:val="0"/>
        <w:spacing w:before="120"/>
      </w:pPr>
      <w:bookmarkStart w:id="168" w:name="_Toc230611554"/>
      <w:bookmarkStart w:id="169" w:name="_Toc230618712"/>
      <w:r>
        <w:rPr>
          <w:rFonts w:hint="eastAsia"/>
        </w:rPr>
        <w:t xml:space="preserve">5.2.1  </w:t>
      </w:r>
      <w:proofErr w:type="gramStart"/>
      <w:r>
        <w:rPr>
          <w:rFonts w:hint="eastAsia"/>
        </w:rPr>
        <w:t>主学习</w:t>
      </w:r>
      <w:proofErr w:type="gramEnd"/>
      <w:r>
        <w:rPr>
          <w:rFonts w:hint="eastAsia"/>
        </w:rPr>
        <w:t>导航链路测试</w:t>
      </w:r>
      <w:bookmarkEnd w:id="168"/>
      <w:bookmarkEnd w:id="169"/>
    </w:p>
    <w:p w14:paraId="13AAB6E6" w14:textId="77777777" w:rsidR="004910B2" w:rsidRDefault="004910B2" w:rsidP="00903D33">
      <w:pPr>
        <w:snapToGrid w:val="0"/>
        <w:ind w:firstLineChars="200" w:firstLine="480"/>
      </w:pPr>
      <w:proofErr w:type="gramStart"/>
      <w:r>
        <w:rPr>
          <w:rFonts w:hint="eastAsia"/>
        </w:rPr>
        <w:t>主学习</w:t>
      </w:r>
      <w:proofErr w:type="gramEnd"/>
      <w:r>
        <w:rPr>
          <w:rFonts w:hint="eastAsia"/>
        </w:rPr>
        <w:t>导航链路测试主要看系统能不能把最基本的一轮推荐跑通。测试时先恢复统一数据基线，确认知识图谱正常加载，再选择目标知识点和时间预算，触发路径生成，查看返回结果是否完整。</w:t>
      </w:r>
    </w:p>
    <w:p w14:paraId="173751BA" w14:textId="77777777" w:rsidR="004910B2" w:rsidRDefault="004910B2" w:rsidP="00903D33">
      <w:pPr>
        <w:snapToGrid w:val="0"/>
        <w:ind w:firstLineChars="200" w:firstLine="480"/>
      </w:pPr>
      <w:r>
        <w:rPr>
          <w:rFonts w:hint="eastAsia"/>
        </w:rPr>
        <w:t>从测试过程看，</w:t>
      </w:r>
      <w:proofErr w:type="gramStart"/>
      <w:r>
        <w:rPr>
          <w:rFonts w:hint="eastAsia"/>
        </w:rPr>
        <w:t>课程级</w:t>
      </w:r>
      <w:proofErr w:type="gramEnd"/>
      <w:r>
        <w:rPr>
          <w:rFonts w:hint="eastAsia"/>
        </w:rPr>
        <w:t>图谱加载正常，目标可以在首页或图谱页面中设置，路径生成后页面能显示本轮推荐内容、下一轮建议以及对应说明。主链</w:t>
      </w:r>
      <w:proofErr w:type="gramStart"/>
      <w:r>
        <w:rPr>
          <w:rFonts w:hint="eastAsia"/>
        </w:rPr>
        <w:t>路相关</w:t>
      </w:r>
      <w:proofErr w:type="gramEnd"/>
      <w:r>
        <w:rPr>
          <w:rFonts w:hint="eastAsia"/>
        </w:rPr>
        <w:t>步骤已纳入冒烟验证，初始化之后可以重复执行路径生成；前端生产构建也已通过。路径推荐顺序没有出现明显违背前置关系的情况，系统的</w:t>
      </w:r>
      <w:proofErr w:type="gramStart"/>
      <w:r>
        <w:rPr>
          <w:rFonts w:hint="eastAsia"/>
        </w:rPr>
        <w:t>主学习</w:t>
      </w:r>
      <w:proofErr w:type="gramEnd"/>
      <w:r>
        <w:rPr>
          <w:rFonts w:hint="eastAsia"/>
        </w:rPr>
        <w:t>导航部分已经能够完成</w:t>
      </w:r>
      <w:r>
        <w:rPr>
          <w:rFonts w:hint="eastAsia"/>
        </w:rPr>
        <w:t>"</w:t>
      </w:r>
      <w:r>
        <w:rPr>
          <w:rFonts w:hint="eastAsia"/>
        </w:rPr>
        <w:t>看结构、定目标、出路径、看结果</w:t>
      </w:r>
      <w:r>
        <w:rPr>
          <w:rFonts w:hint="eastAsia"/>
        </w:rPr>
        <w:t>"</w:t>
      </w:r>
      <w:r>
        <w:rPr>
          <w:rFonts w:hint="eastAsia"/>
        </w:rPr>
        <w:t>这条基本流程。</w:t>
      </w:r>
    </w:p>
    <w:p w14:paraId="4046FA94" w14:textId="77777777" w:rsidR="004910B2" w:rsidRPr="00F369A8" w:rsidRDefault="004910B2" w:rsidP="00903D33">
      <w:pPr>
        <w:pStyle w:val="3"/>
        <w:snapToGrid w:val="0"/>
        <w:spacing w:before="120"/>
      </w:pPr>
      <w:bookmarkStart w:id="170" w:name="_Toc230611555"/>
      <w:bookmarkStart w:id="171" w:name="_Toc230618713"/>
      <w:r w:rsidRPr="00F369A8">
        <w:t>5.2.2  练习反馈闭环与细化学习测试</w:t>
      </w:r>
      <w:bookmarkEnd w:id="170"/>
      <w:bookmarkEnd w:id="171"/>
    </w:p>
    <w:p w14:paraId="7E07C778" w14:textId="77777777" w:rsidR="004910B2" w:rsidRPr="004F1A2A" w:rsidRDefault="004910B2" w:rsidP="00903D33">
      <w:pPr>
        <w:snapToGrid w:val="0"/>
        <w:ind w:firstLineChars="200" w:firstLine="480"/>
        <w:rPr>
          <w:rFonts w:ascii="宋体" w:hAnsi="宋体"/>
        </w:rPr>
      </w:pPr>
      <w:r w:rsidRPr="004F1A2A">
        <w:rPr>
          <w:rFonts w:ascii="宋体" w:hAnsi="宋体" w:hint="eastAsia"/>
        </w:rPr>
        <w:t>在</w:t>
      </w:r>
      <w:proofErr w:type="gramStart"/>
      <w:r w:rsidRPr="004F1A2A">
        <w:rPr>
          <w:rFonts w:ascii="宋体" w:hAnsi="宋体" w:hint="eastAsia"/>
        </w:rPr>
        <w:t>主学习</w:t>
      </w:r>
      <w:proofErr w:type="gramEnd"/>
      <w:r w:rsidRPr="004F1A2A">
        <w:rPr>
          <w:rFonts w:ascii="宋体" w:hAnsi="宋体" w:hint="eastAsia"/>
        </w:rPr>
        <w:t>导航之外，本系统还重点验证了反馈闭环和细化学习两部分，因为这两部分直接关系到系统是否"会继续变化"。测试时先基于已有路径提交反馈，再观察掌握度、路径和说明是否同步变化，之后执行回退，最后检查细化学习范围内的相关功能。</w:t>
      </w:r>
    </w:p>
    <w:p w14:paraId="4BACD08D" w14:textId="111804F1" w:rsidR="00903D33" w:rsidRDefault="004910B2" w:rsidP="00207A87">
      <w:pPr>
        <w:snapToGrid w:val="0"/>
        <w:ind w:firstLineChars="200" w:firstLine="480"/>
        <w:rPr>
          <w:rFonts w:ascii="宋体" w:hAnsi="宋体"/>
        </w:rPr>
      </w:pPr>
      <w:r w:rsidRPr="004F1A2A">
        <w:rPr>
          <w:rFonts w:ascii="宋体" w:hAnsi="宋体" w:hint="eastAsia"/>
        </w:rPr>
        <w:t xml:space="preserve">从结果看，系统收到练习反馈后能够更新掌握状态并重新生成后续路径，新的推荐内容和说明信息同步变化。当前冒烟链路已覆盖 </w:t>
      </w:r>
      <w:r w:rsidRPr="00E4463D">
        <w:t>feedback/submit</w:t>
      </w:r>
      <w:r w:rsidRPr="004F1A2A">
        <w:rPr>
          <w:rFonts w:ascii="宋体" w:hAnsi="宋体" w:hint="eastAsia"/>
        </w:rPr>
        <w:t xml:space="preserve"> 和 </w:t>
      </w:r>
      <w:r w:rsidRPr="00E4463D">
        <w:t>feedback/rollback</w:t>
      </w:r>
      <w:r w:rsidRPr="004F1A2A">
        <w:rPr>
          <w:rFonts w:ascii="宋体" w:hAnsi="宋体" w:hint="eastAsia"/>
        </w:rPr>
        <w:t>。在回退测试中，系统能够把掌握度、路径结果和相关展示恢复到上一轮状态，这一点对答辩场景很重要。</w:t>
      </w:r>
      <w:r w:rsidR="00207A87">
        <w:rPr>
          <w:rFonts w:ascii="宋体" w:hAnsi="宋体" w:hint="eastAsia"/>
        </w:rPr>
        <w:br w:type="page"/>
      </w:r>
    </w:p>
    <w:p w14:paraId="4B41ACF3" w14:textId="07001AF4" w:rsidR="00903D33" w:rsidRPr="00903D33" w:rsidRDefault="00903D33" w:rsidP="00903D33">
      <w:pPr>
        <w:pStyle w:val="ac"/>
        <w:ind w:firstLine="420"/>
        <w:rPr>
          <w:lang w:eastAsia="zh-CN"/>
        </w:rPr>
      </w:pPr>
      <w:r w:rsidRPr="0026579F">
        <w:rPr>
          <w:lang w:eastAsia="zh-CN"/>
        </w:rPr>
        <w:lastRenderedPageBreak/>
        <w:t>表5.2  动态反馈与细化学习关键验证结果</w:t>
      </w:r>
    </w:p>
    <w:tbl>
      <w:tblPr>
        <w:tblStyle w:val="15"/>
        <w:tblW w:w="0" w:type="auto"/>
        <w:tblInd w:w="108" w:type="dxa"/>
        <w:tblLook w:val="04A0" w:firstRow="1" w:lastRow="0" w:firstColumn="1" w:lastColumn="0" w:noHBand="0" w:noVBand="1"/>
      </w:tblPr>
      <w:tblGrid>
        <w:gridCol w:w="1701"/>
        <w:gridCol w:w="5954"/>
        <w:gridCol w:w="1417"/>
      </w:tblGrid>
      <w:tr w:rsidR="004910B2" w14:paraId="201CFE38" w14:textId="77777777" w:rsidTr="004C1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8BABD09" w14:textId="77777777" w:rsidR="004910B2" w:rsidRDefault="004910B2" w:rsidP="00903D33">
            <w:pPr>
              <w:tabs>
                <w:tab w:val="clear" w:pos="377"/>
              </w:tabs>
              <w:snapToGrid w:val="0"/>
              <w:rPr>
                <w:rFonts w:ascii="宋体" w:hAnsi="宋体"/>
              </w:rPr>
            </w:pPr>
            <w:r w:rsidRPr="0026579F">
              <w:rPr>
                <w:rFonts w:ascii="宋体" w:hAnsi="宋体"/>
              </w:rPr>
              <w:t>验证项</w:t>
            </w:r>
          </w:p>
        </w:tc>
        <w:tc>
          <w:tcPr>
            <w:tcW w:w="5954" w:type="dxa"/>
          </w:tcPr>
          <w:p w14:paraId="6EF2C28E" w14:textId="77777777" w:rsidR="004910B2" w:rsidRDefault="004910B2" w:rsidP="00903D33">
            <w:pPr>
              <w:snapToGrid w:val="0"/>
              <w:cnfStyle w:val="100000000000" w:firstRow="1"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观察内容</w:t>
            </w:r>
          </w:p>
        </w:tc>
        <w:tc>
          <w:tcPr>
            <w:tcW w:w="1417" w:type="dxa"/>
          </w:tcPr>
          <w:p w14:paraId="721EBBF1" w14:textId="77777777" w:rsidR="004910B2" w:rsidRDefault="004910B2" w:rsidP="00903D33">
            <w:pPr>
              <w:tabs>
                <w:tab w:val="clear" w:pos="377"/>
              </w:tabs>
              <w:snapToGrid w:val="0"/>
              <w:cnfStyle w:val="100000000000" w:firstRow="1"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结果</w:t>
            </w:r>
          </w:p>
        </w:tc>
      </w:tr>
      <w:tr w:rsidR="004910B2" w14:paraId="163679E2" w14:textId="77777777" w:rsidTr="004C1298">
        <w:tc>
          <w:tcPr>
            <w:cnfStyle w:val="001000000000" w:firstRow="0" w:lastRow="0" w:firstColumn="1" w:lastColumn="0" w:oddVBand="0" w:evenVBand="0" w:oddHBand="0" w:evenHBand="0" w:firstRowFirstColumn="0" w:firstRowLastColumn="0" w:lastRowFirstColumn="0" w:lastRowLastColumn="0"/>
            <w:tcW w:w="1701" w:type="dxa"/>
          </w:tcPr>
          <w:p w14:paraId="135172F4" w14:textId="77777777" w:rsidR="004910B2" w:rsidRDefault="004910B2" w:rsidP="00903D33">
            <w:pPr>
              <w:snapToGrid w:val="0"/>
              <w:rPr>
                <w:rFonts w:ascii="宋体" w:hAnsi="宋体"/>
              </w:rPr>
            </w:pPr>
            <w:r w:rsidRPr="0026579F">
              <w:rPr>
                <w:rFonts w:ascii="宋体" w:hAnsi="宋体"/>
              </w:rPr>
              <w:t>反馈提交</w:t>
            </w:r>
          </w:p>
        </w:tc>
        <w:tc>
          <w:tcPr>
            <w:tcW w:w="5954" w:type="dxa"/>
          </w:tcPr>
          <w:p w14:paraId="36B3AE7E"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提交完成情况与自评掌握度后，掌握状态发生更新</w:t>
            </w:r>
          </w:p>
        </w:tc>
        <w:tc>
          <w:tcPr>
            <w:tcW w:w="1417" w:type="dxa"/>
          </w:tcPr>
          <w:p w14:paraId="2639E5ED" w14:textId="77777777" w:rsidR="004910B2" w:rsidRDefault="004910B2" w:rsidP="00903D33">
            <w:pPr>
              <w:tabs>
                <w:tab w:val="clear" w:pos="377"/>
              </w:tabs>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正常</w:t>
            </w:r>
          </w:p>
        </w:tc>
      </w:tr>
      <w:tr w:rsidR="004910B2" w14:paraId="45D529F3" w14:textId="77777777" w:rsidTr="004C1298">
        <w:tc>
          <w:tcPr>
            <w:cnfStyle w:val="001000000000" w:firstRow="0" w:lastRow="0" w:firstColumn="1" w:lastColumn="0" w:oddVBand="0" w:evenVBand="0" w:oddHBand="0" w:evenHBand="0" w:firstRowFirstColumn="0" w:firstRowLastColumn="0" w:lastRowFirstColumn="0" w:lastRowLastColumn="0"/>
            <w:tcW w:w="1701" w:type="dxa"/>
          </w:tcPr>
          <w:p w14:paraId="42EEA333" w14:textId="77777777" w:rsidR="004910B2" w:rsidRDefault="004910B2" w:rsidP="00903D33">
            <w:pPr>
              <w:snapToGrid w:val="0"/>
              <w:rPr>
                <w:rFonts w:ascii="宋体" w:hAnsi="宋体"/>
              </w:rPr>
            </w:pPr>
            <w:r w:rsidRPr="0026579F">
              <w:rPr>
                <w:rFonts w:ascii="宋体" w:hAnsi="宋体"/>
              </w:rPr>
              <w:t>路径重算</w:t>
            </w:r>
          </w:p>
        </w:tc>
        <w:tc>
          <w:tcPr>
            <w:tcW w:w="5954" w:type="dxa"/>
          </w:tcPr>
          <w:p w14:paraId="57F7BC09" w14:textId="77777777" w:rsidR="004910B2" w:rsidRDefault="004910B2" w:rsidP="00903D33">
            <w:pPr>
              <w:tabs>
                <w:tab w:val="clear" w:pos="377"/>
              </w:tabs>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反馈后重新生成新的推荐路径和说明信息</w:t>
            </w:r>
          </w:p>
        </w:tc>
        <w:tc>
          <w:tcPr>
            <w:tcW w:w="1417" w:type="dxa"/>
          </w:tcPr>
          <w:p w14:paraId="55F57D4F"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正常</w:t>
            </w:r>
          </w:p>
        </w:tc>
      </w:tr>
      <w:tr w:rsidR="004910B2" w14:paraId="726CEC2B" w14:textId="77777777" w:rsidTr="004C1298">
        <w:tc>
          <w:tcPr>
            <w:cnfStyle w:val="001000000000" w:firstRow="0" w:lastRow="0" w:firstColumn="1" w:lastColumn="0" w:oddVBand="0" w:evenVBand="0" w:oddHBand="0" w:evenHBand="0" w:firstRowFirstColumn="0" w:firstRowLastColumn="0" w:lastRowFirstColumn="0" w:lastRowLastColumn="0"/>
            <w:tcW w:w="1701" w:type="dxa"/>
          </w:tcPr>
          <w:p w14:paraId="1DB7187C" w14:textId="77777777" w:rsidR="004910B2" w:rsidRDefault="004910B2" w:rsidP="00903D33">
            <w:pPr>
              <w:snapToGrid w:val="0"/>
              <w:rPr>
                <w:rFonts w:ascii="宋体" w:hAnsi="宋体"/>
              </w:rPr>
            </w:pPr>
            <w:r w:rsidRPr="0026579F">
              <w:rPr>
                <w:rFonts w:ascii="宋体" w:hAnsi="宋体"/>
              </w:rPr>
              <w:t>反馈回退</w:t>
            </w:r>
          </w:p>
        </w:tc>
        <w:tc>
          <w:tcPr>
            <w:tcW w:w="5954" w:type="dxa"/>
          </w:tcPr>
          <w:p w14:paraId="14331249" w14:textId="77777777" w:rsidR="004910B2" w:rsidRDefault="004910B2" w:rsidP="00903D33">
            <w:pPr>
              <w:tabs>
                <w:tab w:val="clear" w:pos="377"/>
              </w:tabs>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回退最近一次反馈，掌握度与路径结果恢复上一状态</w:t>
            </w:r>
          </w:p>
        </w:tc>
        <w:tc>
          <w:tcPr>
            <w:tcW w:w="1417" w:type="dxa"/>
          </w:tcPr>
          <w:p w14:paraId="065127B5"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正常</w:t>
            </w:r>
          </w:p>
        </w:tc>
      </w:tr>
      <w:tr w:rsidR="004910B2" w14:paraId="035543D5" w14:textId="77777777" w:rsidTr="004C1298">
        <w:tc>
          <w:tcPr>
            <w:cnfStyle w:val="001000000000" w:firstRow="0" w:lastRow="0" w:firstColumn="1" w:lastColumn="0" w:oddVBand="0" w:evenVBand="0" w:oddHBand="0" w:evenHBand="0" w:firstRowFirstColumn="0" w:firstRowLastColumn="0" w:lastRowFirstColumn="0" w:lastRowLastColumn="0"/>
            <w:tcW w:w="1701" w:type="dxa"/>
          </w:tcPr>
          <w:p w14:paraId="57AD2E46" w14:textId="77777777" w:rsidR="004910B2" w:rsidRDefault="004910B2" w:rsidP="00903D33">
            <w:pPr>
              <w:snapToGrid w:val="0"/>
              <w:rPr>
                <w:rFonts w:ascii="宋体" w:hAnsi="宋体"/>
              </w:rPr>
            </w:pPr>
            <w:r w:rsidRPr="0026579F">
              <w:rPr>
                <w:rFonts w:ascii="宋体" w:hAnsi="宋体"/>
              </w:rPr>
              <w:t>画像同步</w:t>
            </w:r>
          </w:p>
        </w:tc>
        <w:tc>
          <w:tcPr>
            <w:tcW w:w="5954" w:type="dxa"/>
          </w:tcPr>
          <w:p w14:paraId="29D508A0" w14:textId="77777777" w:rsidR="004910B2" w:rsidRDefault="004910B2" w:rsidP="00903D33">
            <w:pPr>
              <w:tabs>
                <w:tab w:val="clear" w:pos="377"/>
              </w:tabs>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 xml:space="preserve">反馈更新或回退后，画像页面同步刷新  </w:t>
            </w:r>
          </w:p>
        </w:tc>
        <w:tc>
          <w:tcPr>
            <w:tcW w:w="1417" w:type="dxa"/>
          </w:tcPr>
          <w:p w14:paraId="6CB8A9C1"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正常</w:t>
            </w:r>
          </w:p>
        </w:tc>
      </w:tr>
      <w:tr w:rsidR="004910B2" w14:paraId="74FD82C6" w14:textId="77777777" w:rsidTr="004C1298">
        <w:tc>
          <w:tcPr>
            <w:cnfStyle w:val="001000000000" w:firstRow="0" w:lastRow="0" w:firstColumn="1" w:lastColumn="0" w:oddVBand="0" w:evenVBand="0" w:oddHBand="0" w:evenHBand="0" w:firstRowFirstColumn="0" w:firstRowLastColumn="0" w:lastRowFirstColumn="0" w:lastRowLastColumn="0"/>
            <w:tcW w:w="1701" w:type="dxa"/>
          </w:tcPr>
          <w:p w14:paraId="7917F973" w14:textId="77777777" w:rsidR="004910B2" w:rsidRDefault="004910B2" w:rsidP="00903D33">
            <w:pPr>
              <w:snapToGrid w:val="0"/>
              <w:rPr>
                <w:rFonts w:ascii="宋体" w:hAnsi="宋体"/>
              </w:rPr>
            </w:pPr>
            <w:r w:rsidRPr="0026579F">
              <w:rPr>
                <w:rFonts w:ascii="宋体" w:hAnsi="宋体"/>
              </w:rPr>
              <w:t>细化范围进入</w:t>
            </w:r>
          </w:p>
        </w:tc>
        <w:tc>
          <w:tcPr>
            <w:tcW w:w="5954" w:type="dxa"/>
          </w:tcPr>
          <w:p w14:paraId="27C99E07"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从课程主图进入局部知识范围</w:t>
            </w:r>
          </w:p>
        </w:tc>
        <w:tc>
          <w:tcPr>
            <w:tcW w:w="1417" w:type="dxa"/>
          </w:tcPr>
          <w:p w14:paraId="7CC036A6"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正常</w:t>
            </w:r>
          </w:p>
        </w:tc>
      </w:tr>
      <w:tr w:rsidR="004910B2" w14:paraId="4A8542C1" w14:textId="77777777" w:rsidTr="004C1298">
        <w:tc>
          <w:tcPr>
            <w:cnfStyle w:val="001000000000" w:firstRow="0" w:lastRow="0" w:firstColumn="1" w:lastColumn="0" w:oddVBand="0" w:evenVBand="0" w:oddHBand="0" w:evenHBand="0" w:firstRowFirstColumn="0" w:firstRowLastColumn="0" w:lastRowFirstColumn="0" w:lastRowLastColumn="0"/>
            <w:tcW w:w="1701" w:type="dxa"/>
          </w:tcPr>
          <w:p w14:paraId="3C8EEB87" w14:textId="77777777" w:rsidR="004910B2" w:rsidRDefault="004910B2" w:rsidP="00903D33">
            <w:pPr>
              <w:snapToGrid w:val="0"/>
              <w:rPr>
                <w:rFonts w:ascii="宋体" w:hAnsi="宋体"/>
              </w:rPr>
            </w:pPr>
            <w:r w:rsidRPr="0026579F">
              <w:rPr>
                <w:rFonts w:ascii="宋体" w:hAnsi="宋体"/>
              </w:rPr>
              <w:t>细化路径生成</w:t>
            </w:r>
          </w:p>
        </w:tc>
        <w:tc>
          <w:tcPr>
            <w:tcW w:w="5954" w:type="dxa"/>
          </w:tcPr>
          <w:p w14:paraId="51EE6EC9"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在局部范围下生成新的学习路径</w:t>
            </w:r>
          </w:p>
        </w:tc>
        <w:tc>
          <w:tcPr>
            <w:tcW w:w="1417" w:type="dxa"/>
          </w:tcPr>
          <w:p w14:paraId="431CFF91"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正常</w:t>
            </w:r>
          </w:p>
        </w:tc>
      </w:tr>
      <w:tr w:rsidR="004910B2" w14:paraId="052DCEB0" w14:textId="77777777" w:rsidTr="004C1298">
        <w:tc>
          <w:tcPr>
            <w:cnfStyle w:val="001000000000" w:firstRow="0" w:lastRow="0" w:firstColumn="1" w:lastColumn="0" w:oddVBand="0" w:evenVBand="0" w:oddHBand="0" w:evenHBand="0" w:firstRowFirstColumn="0" w:firstRowLastColumn="0" w:lastRowFirstColumn="0" w:lastRowLastColumn="0"/>
            <w:tcW w:w="1701" w:type="dxa"/>
          </w:tcPr>
          <w:p w14:paraId="755EC139" w14:textId="77777777" w:rsidR="004910B2" w:rsidRDefault="004910B2" w:rsidP="00903D33">
            <w:pPr>
              <w:tabs>
                <w:tab w:val="clear" w:pos="377"/>
              </w:tabs>
              <w:snapToGrid w:val="0"/>
              <w:rPr>
                <w:rFonts w:ascii="宋体" w:hAnsi="宋体"/>
              </w:rPr>
            </w:pPr>
            <w:r w:rsidRPr="0026579F">
              <w:rPr>
                <w:rFonts w:ascii="宋体" w:hAnsi="宋体"/>
              </w:rPr>
              <w:t>局部状态联动</w:t>
            </w:r>
          </w:p>
        </w:tc>
        <w:tc>
          <w:tcPr>
            <w:tcW w:w="5954" w:type="dxa"/>
          </w:tcPr>
          <w:p w14:paraId="4F27A31D"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细化范围</w:t>
            </w:r>
            <w:proofErr w:type="gramStart"/>
            <w:r w:rsidRPr="0026579F">
              <w:rPr>
                <w:rFonts w:ascii="宋体" w:hAnsi="宋体"/>
              </w:rPr>
              <w:t>内状态</w:t>
            </w:r>
            <w:proofErr w:type="gramEnd"/>
            <w:r w:rsidRPr="0026579F">
              <w:rPr>
                <w:rFonts w:ascii="宋体" w:hAnsi="宋体"/>
              </w:rPr>
              <w:t>变化能够影响对应上层状态</w:t>
            </w:r>
          </w:p>
        </w:tc>
        <w:tc>
          <w:tcPr>
            <w:tcW w:w="1417" w:type="dxa"/>
          </w:tcPr>
          <w:p w14:paraId="3EA96FAB" w14:textId="77777777" w:rsidR="004910B2" w:rsidRDefault="004910B2" w:rsidP="00903D33">
            <w:pPr>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正常</w:t>
            </w:r>
          </w:p>
        </w:tc>
      </w:tr>
      <w:tr w:rsidR="004910B2" w14:paraId="0A62F706" w14:textId="77777777" w:rsidTr="004C1298">
        <w:tc>
          <w:tcPr>
            <w:cnfStyle w:val="001000000000" w:firstRow="0" w:lastRow="0" w:firstColumn="1" w:lastColumn="0" w:oddVBand="0" w:evenVBand="0" w:oddHBand="0" w:evenHBand="0" w:firstRowFirstColumn="0" w:firstRowLastColumn="0" w:lastRowFirstColumn="0" w:lastRowLastColumn="0"/>
            <w:tcW w:w="1701" w:type="dxa"/>
          </w:tcPr>
          <w:p w14:paraId="495EE810" w14:textId="77777777" w:rsidR="004910B2" w:rsidRDefault="004910B2" w:rsidP="00903D33">
            <w:pPr>
              <w:snapToGrid w:val="0"/>
              <w:rPr>
                <w:rFonts w:ascii="宋体" w:hAnsi="宋体"/>
              </w:rPr>
            </w:pPr>
            <w:r w:rsidRPr="0026579F">
              <w:rPr>
                <w:rFonts w:ascii="宋体" w:hAnsi="宋体"/>
              </w:rPr>
              <w:t>练习检验支持</w:t>
            </w:r>
          </w:p>
        </w:tc>
        <w:tc>
          <w:tcPr>
            <w:tcW w:w="5954" w:type="dxa"/>
          </w:tcPr>
          <w:p w14:paraId="58F99B82" w14:textId="77777777" w:rsidR="004910B2" w:rsidRDefault="004910B2" w:rsidP="00903D33">
            <w:pPr>
              <w:tabs>
                <w:tab w:val="clear" w:pos="377"/>
                <w:tab w:val="left" w:pos="1940"/>
              </w:tabs>
              <w:snapToGrid w:val="0"/>
              <w:cnfStyle w:val="000000000000" w:firstRow="0" w:lastRow="0" w:firstColumn="0" w:lastColumn="0" w:oddVBand="0" w:evenVBand="0" w:oddHBand="0" w:evenHBand="0" w:firstRowFirstColumn="0" w:firstRowLastColumn="0" w:lastRowFirstColumn="0" w:lastRowLastColumn="0"/>
              <w:rPr>
                <w:rFonts w:ascii="宋体" w:hAnsi="宋体"/>
              </w:rPr>
            </w:pPr>
            <w:r w:rsidRPr="00E4463D">
              <w:t>practice-check</w:t>
            </w:r>
            <w:r w:rsidRPr="0026579F">
              <w:rPr>
                <w:rFonts w:ascii="宋体" w:hAnsi="宋体"/>
              </w:rPr>
              <w:t xml:space="preserve"> 定向测试</w:t>
            </w:r>
          </w:p>
        </w:tc>
        <w:tc>
          <w:tcPr>
            <w:tcW w:w="1417" w:type="dxa"/>
          </w:tcPr>
          <w:p w14:paraId="7ACFA111" w14:textId="77777777" w:rsidR="004910B2" w:rsidRDefault="004910B2" w:rsidP="00903D33">
            <w:pPr>
              <w:snapToGrid w:val="0"/>
              <w:jc w:val="center"/>
              <w:cnfStyle w:val="000000000000" w:firstRow="0" w:lastRow="0" w:firstColumn="0" w:lastColumn="0" w:oddVBand="0" w:evenVBand="0" w:oddHBand="0" w:evenHBand="0" w:firstRowFirstColumn="0" w:firstRowLastColumn="0" w:lastRowFirstColumn="0" w:lastRowLastColumn="0"/>
              <w:rPr>
                <w:rFonts w:ascii="宋体" w:hAnsi="宋体"/>
              </w:rPr>
            </w:pPr>
            <w:r w:rsidRPr="0026579F">
              <w:rPr>
                <w:rFonts w:ascii="宋体" w:hAnsi="宋体"/>
              </w:rPr>
              <w:t>22/22 通过</w:t>
            </w:r>
          </w:p>
        </w:tc>
      </w:tr>
    </w:tbl>
    <w:p w14:paraId="6E875E0B" w14:textId="77777777" w:rsidR="00903D33" w:rsidRDefault="00903D33" w:rsidP="00903D33">
      <w:pPr>
        <w:snapToGrid w:val="0"/>
        <w:ind w:firstLineChars="200" w:firstLine="480"/>
      </w:pPr>
    </w:p>
    <w:p w14:paraId="7684EF8F" w14:textId="1687B069" w:rsidR="004910B2" w:rsidRDefault="004910B2" w:rsidP="00903D33">
      <w:pPr>
        <w:snapToGrid w:val="0"/>
        <w:ind w:firstLineChars="200" w:firstLine="480"/>
      </w:pPr>
      <w:r w:rsidRPr="00E03B98">
        <w:t>从表</w:t>
      </w:r>
      <w:r w:rsidRPr="00E03B98">
        <w:t>5.2</w:t>
      </w:r>
      <w:r w:rsidRPr="00E03B98">
        <w:t>对应的测试情况来看，反馈提交、路径重算、反馈回退、画像同步以及细化学习几个关键点都已跑通。系统现在不只是能生成</w:t>
      </w:r>
      <w:proofErr w:type="gramStart"/>
      <w:r w:rsidRPr="00E03B98">
        <w:t>课程级</w:t>
      </w:r>
      <w:proofErr w:type="gramEnd"/>
      <w:r w:rsidRPr="00E03B98">
        <w:t>路径，还能在学习</w:t>
      </w:r>
      <w:proofErr w:type="gramStart"/>
      <w:r w:rsidRPr="00E03B98">
        <w:t>者状态</w:t>
      </w:r>
      <w:proofErr w:type="gramEnd"/>
      <w:r w:rsidRPr="00E03B98">
        <w:t>变化后继续调整结果，并支持进入局部范围继续学习。至此，动态学习导航这条线才算基本完整。</w:t>
      </w:r>
    </w:p>
    <w:p w14:paraId="64E74499" w14:textId="77777777" w:rsidR="004910B2" w:rsidRDefault="004910B2" w:rsidP="00903D33">
      <w:pPr>
        <w:snapToGrid w:val="0"/>
        <w:ind w:firstLineChars="200" w:firstLine="480"/>
      </w:pPr>
      <w:r>
        <w:br w:type="page"/>
      </w:r>
    </w:p>
    <w:p w14:paraId="173F80F8" w14:textId="77777777" w:rsidR="004910B2" w:rsidRDefault="004910B2" w:rsidP="00903D33">
      <w:pPr>
        <w:pStyle w:val="af0"/>
        <w:snapToGrid w:val="0"/>
      </w:pPr>
      <w:bookmarkStart w:id="172" w:name="_Toc230611556"/>
      <w:bookmarkStart w:id="173" w:name="_Toc230618714"/>
      <w:r>
        <w:rPr>
          <w:rFonts w:hint="eastAsia"/>
        </w:rPr>
        <w:lastRenderedPageBreak/>
        <w:t>第</w:t>
      </w:r>
      <w:r>
        <w:rPr>
          <w:rFonts w:hint="eastAsia"/>
        </w:rPr>
        <w:t>6</w:t>
      </w:r>
      <w:r>
        <w:rPr>
          <w:rFonts w:hint="eastAsia"/>
        </w:rPr>
        <w:t>章</w:t>
      </w:r>
      <w:r>
        <w:rPr>
          <w:rFonts w:hint="eastAsia"/>
        </w:rPr>
        <w:t xml:space="preserve">  </w:t>
      </w:r>
      <w:r>
        <w:rPr>
          <w:rFonts w:hint="eastAsia"/>
        </w:rPr>
        <w:t>设计总结</w:t>
      </w:r>
      <w:bookmarkEnd w:id="172"/>
      <w:bookmarkEnd w:id="173"/>
    </w:p>
    <w:p w14:paraId="16DDC4C2" w14:textId="77777777" w:rsidR="00E22092" w:rsidRPr="00E22092" w:rsidRDefault="00E22092" w:rsidP="00E22092">
      <w:pPr>
        <w:snapToGrid w:val="0"/>
        <w:ind w:firstLineChars="200" w:firstLine="480"/>
        <w:rPr>
          <w:rFonts w:ascii="宋体" w:hAnsi="宋体"/>
        </w:rPr>
      </w:pPr>
      <w:r w:rsidRPr="00E22092">
        <w:rPr>
          <w:rFonts w:ascii="宋体" w:hAnsi="宋体" w:hint="eastAsia"/>
        </w:rPr>
        <w:t>本文以数据结构课程为对象，完成了一个基于路径规划算法的自主学习导航系统。系统以知识点依赖图为数据基础，将课程结构从章节目录转化为可计算的关系网络；在此基础上，通过候选集构建、</w:t>
      </w:r>
      <w:r w:rsidRPr="00031FDF">
        <w:t>Kahn</w:t>
      </w:r>
      <w:r w:rsidRPr="00E22092">
        <w:rPr>
          <w:rFonts w:ascii="宋体" w:hAnsi="宋体" w:hint="eastAsia"/>
        </w:rPr>
        <w:t xml:space="preserve"> 拓扑排序和多因子综合评分三步生成学习路径，使推荐结果既符合前置依赖约束，又能根据掌握度缺口、相关性距离和时间预算动态调整优先级。围绕这条主链路，系统实现了一套闭环流程：学习者设定目标并生成路径后，通过内置的练习检验功能按正确率自动评定掌握度，系统据此触发 </w:t>
      </w:r>
      <w:r w:rsidRPr="00985FA0">
        <w:t>completed / partial / blocked</w:t>
      </w:r>
      <w:r w:rsidRPr="00E22092">
        <w:rPr>
          <w:rFonts w:ascii="宋体" w:hAnsi="宋体" w:hint="eastAsia"/>
        </w:rPr>
        <w:t xml:space="preserve"> 三态规则更新状态并重算路径，同时保留最近一次回退能力。为支撑更完整的学习过程，系统还补充了细化学习导航、推荐资源联动、学习者画像展示和路径导出等配套功能。实现上采用前后端分离架构，前端使用 </w:t>
      </w:r>
      <w:r w:rsidRPr="00985FA0">
        <w:t>Vue3</w:t>
      </w:r>
      <w:r w:rsidRPr="00985FA0">
        <w:t>、</w:t>
      </w:r>
      <w:proofErr w:type="spellStart"/>
      <w:r w:rsidRPr="00985FA0">
        <w:t>Vite</w:t>
      </w:r>
      <w:proofErr w:type="spellEnd"/>
      <w:r w:rsidRPr="00E22092">
        <w:rPr>
          <w:rFonts w:ascii="宋体" w:hAnsi="宋体" w:hint="eastAsia"/>
        </w:rPr>
        <w:t xml:space="preserve"> 和 </w:t>
      </w:r>
      <w:r w:rsidRPr="00985FA0">
        <w:t>Cytoscape.js</w:t>
      </w:r>
      <w:r w:rsidRPr="00E22092">
        <w:rPr>
          <w:rFonts w:ascii="宋体" w:hAnsi="宋体" w:hint="eastAsia"/>
        </w:rPr>
        <w:t xml:space="preserve">，后端使用 </w:t>
      </w:r>
      <w:proofErr w:type="spellStart"/>
      <w:r w:rsidRPr="00985FA0">
        <w:t>Drogon</w:t>
      </w:r>
      <w:proofErr w:type="spellEnd"/>
      <w:r w:rsidRPr="00985FA0">
        <w:t>、</w:t>
      </w:r>
      <w:r w:rsidRPr="00985FA0">
        <w:t xml:space="preserve">C++17 </w:t>
      </w:r>
      <w:r w:rsidRPr="00985FA0">
        <w:t>和</w:t>
      </w:r>
      <w:r w:rsidRPr="00985FA0">
        <w:t xml:space="preserve"> SQLite</w:t>
      </w:r>
      <w:r w:rsidRPr="00E22092">
        <w:rPr>
          <w:rFonts w:ascii="宋体" w:hAnsi="宋体" w:hint="eastAsia"/>
        </w:rPr>
        <w:t>，整体以本地单机方式运行，能够稳定支撑毕业设计答辩演示。</w:t>
      </w:r>
    </w:p>
    <w:p w14:paraId="54D1F2FC" w14:textId="77777777" w:rsidR="00E22092" w:rsidRPr="00E22092" w:rsidRDefault="00E22092" w:rsidP="00E22092">
      <w:pPr>
        <w:snapToGrid w:val="0"/>
        <w:ind w:firstLineChars="200" w:firstLine="480"/>
        <w:rPr>
          <w:rFonts w:ascii="宋体" w:hAnsi="宋体"/>
        </w:rPr>
      </w:pPr>
      <w:r w:rsidRPr="00E22092">
        <w:rPr>
          <w:rFonts w:ascii="宋体" w:hAnsi="宋体" w:hint="eastAsia"/>
        </w:rPr>
        <w:t>从工程实现的角度看，本课题的核心难点不在于生成一条推荐路径，而在于将知识结构表达、路径规划算法、练习检验评定、状态更新规则和前后端页面联动衔接成一个连续运行的整体。在依赖图建模与拓扑排序的结合、三态反馈规则的设计与实现、细化范围与父节点的掌握度联动、以及多页面间的状态承接等方面，均需要较细致的设计和联调才能保证系统行为一致、链路可复现。</w:t>
      </w:r>
    </w:p>
    <w:p w14:paraId="2D0248F5" w14:textId="15638358" w:rsidR="004910B2" w:rsidRDefault="00E22092" w:rsidP="00E22092">
      <w:pPr>
        <w:snapToGrid w:val="0"/>
        <w:ind w:firstLineChars="200" w:firstLine="480"/>
        <w:rPr>
          <w:rFonts w:ascii="宋体" w:hAnsi="宋体"/>
        </w:rPr>
      </w:pPr>
      <w:r w:rsidRPr="00E22092">
        <w:rPr>
          <w:rFonts w:ascii="宋体" w:hAnsi="宋体" w:hint="eastAsia"/>
        </w:rPr>
        <w:t>通过本次毕业设计，对需求分析、系统设计、功能实现、联调测试和论文整理各环节进行了较完整的实践，同时也加深了对知识图谱组织、学习路径规划、前后端协同开发和系统测试方法的理解。</w:t>
      </w:r>
      <w:r w:rsidR="004910B2">
        <w:rPr>
          <w:rFonts w:ascii="宋体" w:hAnsi="宋体" w:hint="eastAsia"/>
        </w:rPr>
        <w:br w:type="page"/>
      </w:r>
    </w:p>
    <w:p w14:paraId="4BB5B16D" w14:textId="77777777" w:rsidR="004910B2" w:rsidRPr="00DE3DAC" w:rsidRDefault="004910B2" w:rsidP="00DE3DAC">
      <w:pPr>
        <w:pStyle w:val="af0"/>
        <w:snapToGrid w:val="0"/>
        <w:spacing w:before="0" w:afterLines="100" w:after="240" w:line="360" w:lineRule="auto"/>
        <w:rPr>
          <w:rFonts w:ascii="黑体" w:eastAsia="黑体" w:hAnsi="黑体"/>
          <w:b w:val="0"/>
          <w:bCs w:val="0"/>
        </w:rPr>
      </w:pPr>
      <w:bookmarkStart w:id="174" w:name="_Toc230611557"/>
      <w:bookmarkStart w:id="175" w:name="_Toc230618715"/>
      <w:r w:rsidRPr="00DE3DAC">
        <w:rPr>
          <w:rFonts w:ascii="黑体" w:eastAsia="黑体" w:hAnsi="黑体" w:hint="eastAsia"/>
          <w:b w:val="0"/>
          <w:bCs w:val="0"/>
        </w:rPr>
        <w:lastRenderedPageBreak/>
        <w:t>参 考 文</w:t>
      </w:r>
      <w:commentRangeStart w:id="176"/>
      <w:r w:rsidRPr="00DE3DAC">
        <w:rPr>
          <w:rFonts w:ascii="黑体" w:eastAsia="黑体" w:hAnsi="黑体" w:hint="eastAsia"/>
          <w:b w:val="0"/>
          <w:bCs w:val="0"/>
        </w:rPr>
        <w:t xml:space="preserve"> 献</w:t>
      </w:r>
      <w:bookmarkEnd w:id="174"/>
      <w:bookmarkEnd w:id="175"/>
      <w:commentRangeEnd w:id="176"/>
      <w:r w:rsidR="00293971">
        <w:rPr>
          <w:rStyle w:val="af2"/>
          <w:rFonts w:ascii="Times New Roman" w:eastAsia="宋体" w:hAnsi="Times New Roman" w:cs="Times New Roman"/>
          <w:b w:val="0"/>
          <w:bCs w:val="0"/>
        </w:rPr>
        <w:commentReference w:id="176"/>
      </w:r>
    </w:p>
    <w:p w14:paraId="63A6897D" w14:textId="77777777" w:rsidR="003E688E"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rPr>
        <w:t xml:space="preserve">[1] </w:t>
      </w:r>
      <w:r w:rsidR="00585F8D" w:rsidRPr="00585F8D">
        <w:rPr>
          <w:rFonts w:asciiTheme="minorEastAsia" w:eastAsiaTheme="minorEastAsia" w:hAnsiTheme="minorEastAsia"/>
        </w:rPr>
        <w:t>Abu-</w:t>
      </w:r>
      <w:proofErr w:type="spellStart"/>
      <w:r w:rsidR="00585F8D" w:rsidRPr="00585F8D">
        <w:rPr>
          <w:rFonts w:asciiTheme="minorEastAsia" w:eastAsiaTheme="minorEastAsia" w:hAnsiTheme="minorEastAsia"/>
        </w:rPr>
        <w:t>Salih</w:t>
      </w:r>
      <w:proofErr w:type="spellEnd"/>
      <w:r w:rsidR="00585F8D" w:rsidRPr="00585F8D">
        <w:rPr>
          <w:rFonts w:asciiTheme="minorEastAsia" w:eastAsiaTheme="minorEastAsia" w:hAnsiTheme="minorEastAsia"/>
        </w:rPr>
        <w:t xml:space="preserve"> B, </w:t>
      </w:r>
      <w:proofErr w:type="spellStart"/>
      <w:r w:rsidR="00585F8D" w:rsidRPr="00585F8D">
        <w:rPr>
          <w:rFonts w:asciiTheme="minorEastAsia" w:eastAsiaTheme="minorEastAsia" w:hAnsiTheme="minorEastAsia"/>
        </w:rPr>
        <w:t>Alotaibi</w:t>
      </w:r>
      <w:proofErr w:type="spellEnd"/>
      <w:r w:rsidR="00585F8D" w:rsidRPr="00585F8D">
        <w:rPr>
          <w:rFonts w:asciiTheme="minorEastAsia" w:eastAsiaTheme="minorEastAsia" w:hAnsiTheme="minorEastAsia"/>
        </w:rPr>
        <w:t xml:space="preserve"> S. A systematic literature review of knowledge graph construction and application in </w:t>
      </w:r>
      <w:proofErr w:type="spellStart"/>
      <w:r w:rsidR="00585F8D" w:rsidRPr="00585F8D">
        <w:rPr>
          <w:rFonts w:asciiTheme="minorEastAsia" w:eastAsiaTheme="minorEastAsia" w:hAnsiTheme="minorEastAsia"/>
        </w:rPr>
        <w:t>educationJ</w:t>
      </w:r>
      <w:proofErr w:type="spellEnd"/>
      <w:r w:rsidR="00585F8D" w:rsidRPr="00585F8D">
        <w:rPr>
          <w:rFonts w:asciiTheme="minorEastAsia" w:eastAsiaTheme="minorEastAsia" w:hAnsiTheme="minorEastAsia"/>
        </w:rPr>
        <w:t>. Heliyon.2024</w:t>
      </w:r>
      <w:proofErr w:type="gramStart"/>
      <w:r w:rsidR="00585F8D" w:rsidRPr="00585F8D">
        <w:rPr>
          <w:rFonts w:asciiTheme="minorEastAsia" w:eastAsiaTheme="minorEastAsia" w:hAnsiTheme="minorEastAsia"/>
        </w:rPr>
        <w:t>,10</w:t>
      </w:r>
      <w:proofErr w:type="gramEnd"/>
      <w:r w:rsidR="00585F8D" w:rsidRPr="00585F8D">
        <w:rPr>
          <w:rFonts w:asciiTheme="minorEastAsia" w:eastAsiaTheme="minorEastAsia" w:hAnsiTheme="minorEastAsia"/>
        </w:rPr>
        <w:t xml:space="preserve">(3):e25383. </w:t>
      </w:r>
    </w:p>
    <w:p w14:paraId="6CE7334A" w14:textId="3E913281" w:rsidR="004910B2" w:rsidRPr="00DE3DAC"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rPr>
        <w:t xml:space="preserve">[2] </w:t>
      </w:r>
      <w:r w:rsidR="003E688E" w:rsidRPr="003E688E">
        <w:rPr>
          <w:rFonts w:asciiTheme="minorEastAsia" w:eastAsiaTheme="minorEastAsia" w:hAnsiTheme="minorEastAsia"/>
        </w:rPr>
        <w:t xml:space="preserve">Qu K, Li K C, Wong B T M, et al. A survey of knowledge graph approaches and applications in </w:t>
      </w:r>
      <w:proofErr w:type="spellStart"/>
      <w:r w:rsidR="003E688E" w:rsidRPr="003E688E">
        <w:rPr>
          <w:rFonts w:asciiTheme="minorEastAsia" w:eastAsiaTheme="minorEastAsia" w:hAnsiTheme="minorEastAsia"/>
        </w:rPr>
        <w:t>educationJ</w:t>
      </w:r>
      <w:proofErr w:type="spellEnd"/>
      <w:r w:rsidR="003E688E" w:rsidRPr="003E688E">
        <w:rPr>
          <w:rFonts w:asciiTheme="minorEastAsia" w:eastAsiaTheme="minorEastAsia" w:hAnsiTheme="minorEastAsia"/>
        </w:rPr>
        <w:t>. Electronics.2024</w:t>
      </w:r>
      <w:proofErr w:type="gramStart"/>
      <w:r w:rsidR="003E688E" w:rsidRPr="003E688E">
        <w:rPr>
          <w:rFonts w:asciiTheme="minorEastAsia" w:eastAsiaTheme="minorEastAsia" w:hAnsiTheme="minorEastAsia"/>
        </w:rPr>
        <w:t>,13</w:t>
      </w:r>
      <w:proofErr w:type="gramEnd"/>
      <w:r w:rsidR="003E688E" w:rsidRPr="003E688E">
        <w:rPr>
          <w:rFonts w:asciiTheme="minorEastAsia" w:eastAsiaTheme="minorEastAsia" w:hAnsiTheme="minorEastAsia"/>
        </w:rPr>
        <w:t>(13):2537.</w:t>
      </w:r>
    </w:p>
    <w:p w14:paraId="694B1A38" w14:textId="77777777" w:rsidR="005539B2"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rPr>
        <w:t xml:space="preserve">[3] </w:t>
      </w:r>
      <w:r w:rsidR="005539B2" w:rsidRPr="005539B2">
        <w:rPr>
          <w:rFonts w:asciiTheme="minorEastAsia" w:eastAsiaTheme="minorEastAsia" w:hAnsiTheme="minorEastAsia"/>
        </w:rPr>
        <w:t>Ma Y, Wang L, Zhang J, et al. A personalized learning path recommendation method incorporating multi-</w:t>
      </w:r>
      <w:proofErr w:type="spellStart"/>
      <w:r w:rsidR="005539B2" w:rsidRPr="005539B2">
        <w:rPr>
          <w:rFonts w:asciiTheme="minorEastAsia" w:eastAsiaTheme="minorEastAsia" w:hAnsiTheme="minorEastAsia"/>
        </w:rPr>
        <w:t>algorithmJ</w:t>
      </w:r>
      <w:proofErr w:type="spellEnd"/>
      <w:r w:rsidR="005539B2" w:rsidRPr="005539B2">
        <w:rPr>
          <w:rFonts w:asciiTheme="minorEastAsia" w:eastAsiaTheme="minorEastAsia" w:hAnsiTheme="minorEastAsia"/>
        </w:rPr>
        <w:t>. Applied Sciences.2023</w:t>
      </w:r>
      <w:proofErr w:type="gramStart"/>
      <w:r w:rsidR="005539B2" w:rsidRPr="005539B2">
        <w:rPr>
          <w:rFonts w:asciiTheme="minorEastAsia" w:eastAsiaTheme="minorEastAsia" w:hAnsiTheme="minorEastAsia"/>
        </w:rPr>
        <w:t>,13</w:t>
      </w:r>
      <w:proofErr w:type="gramEnd"/>
      <w:r w:rsidR="005539B2" w:rsidRPr="005539B2">
        <w:rPr>
          <w:rFonts w:asciiTheme="minorEastAsia" w:eastAsiaTheme="minorEastAsia" w:hAnsiTheme="minorEastAsia"/>
        </w:rPr>
        <w:t xml:space="preserve">(10):5946. </w:t>
      </w:r>
    </w:p>
    <w:p w14:paraId="43DBD596" w14:textId="1169B72B" w:rsidR="004910B2" w:rsidRPr="00DE3DAC"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rPr>
        <w:t xml:space="preserve">[4] </w:t>
      </w:r>
      <w:r w:rsidR="005539B2" w:rsidRPr="005539B2">
        <w:rPr>
          <w:rFonts w:asciiTheme="minorEastAsia" w:eastAsiaTheme="minorEastAsia" w:hAnsiTheme="minorEastAsia"/>
        </w:rPr>
        <w:t xml:space="preserve">Liu C, Zhang H, Zhang J, et al. Design of a learning path recommendation system based on a knowledge </w:t>
      </w:r>
      <w:proofErr w:type="spellStart"/>
      <w:r w:rsidR="005539B2" w:rsidRPr="005539B2">
        <w:rPr>
          <w:rFonts w:asciiTheme="minorEastAsia" w:eastAsiaTheme="minorEastAsia" w:hAnsiTheme="minorEastAsia"/>
        </w:rPr>
        <w:t>graphJ</w:t>
      </w:r>
      <w:proofErr w:type="spellEnd"/>
      <w:r w:rsidR="005539B2" w:rsidRPr="005539B2">
        <w:rPr>
          <w:rFonts w:asciiTheme="minorEastAsia" w:eastAsiaTheme="minorEastAsia" w:hAnsiTheme="minorEastAsia"/>
        </w:rPr>
        <w:t>. International Journal of Information and Communication Technology Education.2023</w:t>
      </w:r>
      <w:proofErr w:type="gramStart"/>
      <w:r w:rsidR="005539B2" w:rsidRPr="005539B2">
        <w:rPr>
          <w:rFonts w:asciiTheme="minorEastAsia" w:eastAsiaTheme="minorEastAsia" w:hAnsiTheme="minorEastAsia"/>
        </w:rPr>
        <w:t>,19</w:t>
      </w:r>
      <w:proofErr w:type="gramEnd"/>
      <w:r w:rsidR="005539B2" w:rsidRPr="005539B2">
        <w:rPr>
          <w:rFonts w:asciiTheme="minorEastAsia" w:eastAsiaTheme="minorEastAsia" w:hAnsiTheme="minorEastAsia"/>
        </w:rPr>
        <w:t>(1):1-18.</w:t>
      </w:r>
    </w:p>
    <w:p w14:paraId="639DB52E" w14:textId="56EB88A4" w:rsidR="004910B2" w:rsidRPr="00DE3DAC"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rPr>
        <w:t xml:space="preserve">[5] </w:t>
      </w:r>
      <w:proofErr w:type="spellStart"/>
      <w:r w:rsidR="00075B4C" w:rsidRPr="00075B4C">
        <w:rPr>
          <w:rFonts w:asciiTheme="minorEastAsia" w:eastAsiaTheme="minorEastAsia" w:hAnsiTheme="minorEastAsia"/>
        </w:rPr>
        <w:t>Troussas</w:t>
      </w:r>
      <w:proofErr w:type="spellEnd"/>
      <w:r w:rsidR="00075B4C" w:rsidRPr="00075B4C">
        <w:rPr>
          <w:rFonts w:asciiTheme="minorEastAsia" w:eastAsiaTheme="minorEastAsia" w:hAnsiTheme="minorEastAsia"/>
        </w:rPr>
        <w:t xml:space="preserve"> C, </w:t>
      </w:r>
      <w:proofErr w:type="spellStart"/>
      <w:r w:rsidR="00075B4C" w:rsidRPr="00075B4C">
        <w:rPr>
          <w:rFonts w:asciiTheme="minorEastAsia" w:eastAsiaTheme="minorEastAsia" w:hAnsiTheme="minorEastAsia"/>
        </w:rPr>
        <w:t>Krouska</w:t>
      </w:r>
      <w:proofErr w:type="spellEnd"/>
      <w:r w:rsidR="00075B4C" w:rsidRPr="00075B4C">
        <w:rPr>
          <w:rFonts w:asciiTheme="minorEastAsia" w:eastAsiaTheme="minorEastAsia" w:hAnsiTheme="minorEastAsia"/>
        </w:rPr>
        <w:t xml:space="preserve"> A. Path-based recommender system for learning activities using knowledge </w:t>
      </w:r>
      <w:proofErr w:type="spellStart"/>
      <w:r w:rsidR="00075B4C" w:rsidRPr="00075B4C">
        <w:rPr>
          <w:rFonts w:asciiTheme="minorEastAsia" w:eastAsiaTheme="minorEastAsia" w:hAnsiTheme="minorEastAsia"/>
        </w:rPr>
        <w:t>graphsJ</w:t>
      </w:r>
      <w:proofErr w:type="spellEnd"/>
      <w:r w:rsidR="00075B4C" w:rsidRPr="00075B4C">
        <w:rPr>
          <w:rFonts w:asciiTheme="minorEastAsia" w:eastAsiaTheme="minorEastAsia" w:hAnsiTheme="minorEastAsia"/>
        </w:rPr>
        <w:t>. Information.2022</w:t>
      </w:r>
      <w:proofErr w:type="gramStart"/>
      <w:r w:rsidR="00075B4C" w:rsidRPr="00075B4C">
        <w:rPr>
          <w:rFonts w:asciiTheme="minorEastAsia" w:eastAsiaTheme="minorEastAsia" w:hAnsiTheme="minorEastAsia"/>
        </w:rPr>
        <w:t>,14</w:t>
      </w:r>
      <w:proofErr w:type="gramEnd"/>
      <w:r w:rsidR="00075B4C" w:rsidRPr="00075B4C">
        <w:rPr>
          <w:rFonts w:asciiTheme="minorEastAsia" w:eastAsiaTheme="minorEastAsia" w:hAnsiTheme="minorEastAsia"/>
        </w:rPr>
        <w:t>(1):9.</w:t>
      </w:r>
    </w:p>
    <w:p w14:paraId="343C8FCF" w14:textId="477EEDC4" w:rsidR="004910B2" w:rsidRPr="00DE3DAC"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rPr>
        <w:t xml:space="preserve">[6] </w:t>
      </w:r>
      <w:proofErr w:type="spellStart"/>
      <w:r w:rsidR="00F962F6" w:rsidRPr="00F962F6">
        <w:rPr>
          <w:rFonts w:asciiTheme="minorEastAsia" w:eastAsiaTheme="minorEastAsia" w:hAnsiTheme="minorEastAsia"/>
        </w:rPr>
        <w:t>Niu</w:t>
      </w:r>
      <w:proofErr w:type="spellEnd"/>
      <w:r w:rsidR="00F962F6" w:rsidRPr="00F962F6">
        <w:rPr>
          <w:rFonts w:asciiTheme="minorEastAsia" w:eastAsiaTheme="minorEastAsia" w:hAnsiTheme="minorEastAsia"/>
        </w:rPr>
        <w:t xml:space="preserve"> Y, Lin R, </w:t>
      </w:r>
      <w:proofErr w:type="spellStart"/>
      <w:r w:rsidR="00F962F6" w:rsidRPr="00F962F6">
        <w:rPr>
          <w:rFonts w:asciiTheme="minorEastAsia" w:eastAsiaTheme="minorEastAsia" w:hAnsiTheme="minorEastAsia"/>
        </w:rPr>
        <w:t>Xue</w:t>
      </w:r>
      <w:proofErr w:type="spellEnd"/>
      <w:r w:rsidR="00F962F6" w:rsidRPr="00F962F6">
        <w:rPr>
          <w:rFonts w:asciiTheme="minorEastAsia" w:eastAsiaTheme="minorEastAsia" w:hAnsiTheme="minorEastAsia"/>
        </w:rPr>
        <w:t xml:space="preserve"> H. Research on learning resource recommendation based on knowledge graph and collaborative </w:t>
      </w:r>
      <w:proofErr w:type="spellStart"/>
      <w:r w:rsidR="00F962F6" w:rsidRPr="00F962F6">
        <w:rPr>
          <w:rFonts w:asciiTheme="minorEastAsia" w:eastAsiaTheme="minorEastAsia" w:hAnsiTheme="minorEastAsia"/>
        </w:rPr>
        <w:t>filteringJ</w:t>
      </w:r>
      <w:proofErr w:type="spellEnd"/>
      <w:r w:rsidR="00F962F6" w:rsidRPr="00F962F6">
        <w:rPr>
          <w:rFonts w:asciiTheme="minorEastAsia" w:eastAsiaTheme="minorEastAsia" w:hAnsiTheme="minorEastAsia"/>
        </w:rPr>
        <w:t>. Applied Sciences.2023</w:t>
      </w:r>
      <w:proofErr w:type="gramStart"/>
      <w:r w:rsidR="00F962F6" w:rsidRPr="00F962F6">
        <w:rPr>
          <w:rFonts w:asciiTheme="minorEastAsia" w:eastAsiaTheme="minorEastAsia" w:hAnsiTheme="minorEastAsia"/>
        </w:rPr>
        <w:t>,13</w:t>
      </w:r>
      <w:proofErr w:type="gramEnd"/>
      <w:r w:rsidR="00F962F6" w:rsidRPr="00F962F6">
        <w:rPr>
          <w:rFonts w:asciiTheme="minorEastAsia" w:eastAsiaTheme="minorEastAsia" w:hAnsiTheme="minorEastAsia"/>
        </w:rPr>
        <w:t>(19):10933.</w:t>
      </w:r>
    </w:p>
    <w:p w14:paraId="1265D9D5" w14:textId="3A4F6240" w:rsidR="004910B2" w:rsidRPr="00DE3DAC"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rPr>
        <w:t xml:space="preserve">[7] </w:t>
      </w:r>
      <w:r w:rsidR="0083038B" w:rsidRPr="0083038B">
        <w:rPr>
          <w:rFonts w:asciiTheme="minorEastAsia" w:eastAsiaTheme="minorEastAsia" w:hAnsiTheme="minorEastAsia"/>
        </w:rPr>
        <w:t xml:space="preserve">Guan Q, Cheng X, Xiao F, et al. Explainable exercise recommendation with knowledge </w:t>
      </w:r>
      <w:proofErr w:type="spellStart"/>
      <w:r w:rsidR="0083038B" w:rsidRPr="0083038B">
        <w:rPr>
          <w:rFonts w:asciiTheme="minorEastAsia" w:eastAsiaTheme="minorEastAsia" w:hAnsiTheme="minorEastAsia"/>
        </w:rPr>
        <w:t>graphJ</w:t>
      </w:r>
      <w:proofErr w:type="spellEnd"/>
      <w:r w:rsidR="0083038B" w:rsidRPr="0083038B">
        <w:rPr>
          <w:rFonts w:asciiTheme="minorEastAsia" w:eastAsiaTheme="minorEastAsia" w:hAnsiTheme="minorEastAsia"/>
        </w:rPr>
        <w:t>. Neural Networks.2025</w:t>
      </w:r>
      <w:proofErr w:type="gramStart"/>
      <w:r w:rsidR="0083038B" w:rsidRPr="0083038B">
        <w:rPr>
          <w:rFonts w:asciiTheme="minorEastAsia" w:eastAsiaTheme="minorEastAsia" w:hAnsiTheme="minorEastAsia"/>
        </w:rPr>
        <w:t>,183:106954</w:t>
      </w:r>
      <w:proofErr w:type="gramEnd"/>
      <w:r w:rsidR="0083038B" w:rsidRPr="0083038B">
        <w:rPr>
          <w:rFonts w:asciiTheme="minorEastAsia" w:eastAsiaTheme="minorEastAsia" w:hAnsiTheme="minorEastAsia"/>
        </w:rPr>
        <w:t>.</w:t>
      </w:r>
    </w:p>
    <w:p w14:paraId="68628DDA" w14:textId="7D90C3B9" w:rsidR="004910B2" w:rsidRPr="00DE3DAC"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hint="eastAsia"/>
        </w:rPr>
        <w:t xml:space="preserve">[8] </w:t>
      </w:r>
      <w:r w:rsidR="00095114" w:rsidRPr="00095114">
        <w:rPr>
          <w:rFonts w:asciiTheme="minorEastAsia" w:eastAsiaTheme="minorEastAsia" w:hAnsiTheme="minorEastAsia"/>
        </w:rPr>
        <w:t>方江祎,薛梅.基于知识图谱的个性化学习路径推荐算法研究J.长江信息通信.2025(05):81-83.</w:t>
      </w:r>
    </w:p>
    <w:p w14:paraId="27E8DD5B" w14:textId="0CB356FA" w:rsidR="004910B2" w:rsidRPr="00DE3DAC"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hint="eastAsia"/>
        </w:rPr>
        <w:t xml:space="preserve">[9] </w:t>
      </w:r>
      <w:r w:rsidR="00A76B24" w:rsidRPr="00A76B24">
        <w:rPr>
          <w:rFonts w:asciiTheme="minorEastAsia" w:eastAsiaTheme="minorEastAsia" w:hAnsiTheme="minorEastAsia"/>
        </w:rPr>
        <w:t>张东旭.基于知识图谱和知识追踪的个性化学习路径推荐研究D:（硕士学位论文）.山东:山东科技大学,2025.</w:t>
      </w:r>
    </w:p>
    <w:p w14:paraId="2B80BAE2" w14:textId="37BB3E59" w:rsidR="004910B2" w:rsidRPr="00DE3DAC" w:rsidRDefault="004910B2" w:rsidP="005955FC">
      <w:pPr>
        <w:pStyle w:val="ad"/>
        <w:ind w:firstLineChars="0" w:firstLine="0"/>
        <w:rPr>
          <w:rFonts w:asciiTheme="minorEastAsia" w:eastAsiaTheme="minorEastAsia" w:hAnsiTheme="minorEastAsia"/>
        </w:rPr>
      </w:pPr>
      <w:r w:rsidRPr="00DE3DAC">
        <w:rPr>
          <w:rFonts w:asciiTheme="minorEastAsia" w:eastAsiaTheme="minorEastAsia" w:hAnsiTheme="minorEastAsia" w:hint="eastAsia"/>
        </w:rPr>
        <w:t xml:space="preserve">[10] </w:t>
      </w:r>
      <w:r w:rsidR="007C680B" w:rsidRPr="007C680B">
        <w:rPr>
          <w:rFonts w:asciiTheme="minorEastAsia" w:eastAsiaTheme="minorEastAsia" w:hAnsiTheme="minorEastAsia"/>
        </w:rPr>
        <w:t>张泽宇,张颖娇,张宏俊,等.基于知识图谱的个性化学习推荐系统深度学习优化方法研究J.软件工程.2025(10):67-71.</w:t>
      </w:r>
    </w:p>
    <w:p w14:paraId="048E4D3E" w14:textId="77777777" w:rsidR="004910B2" w:rsidRDefault="004910B2" w:rsidP="00903D33">
      <w:pPr>
        <w:snapToGrid w:val="0"/>
        <w:ind w:firstLineChars="200" w:firstLine="480"/>
        <w:rPr>
          <w:rFonts w:ascii="宋体" w:hAnsi="宋体"/>
        </w:rPr>
      </w:pPr>
      <w:r>
        <w:rPr>
          <w:rFonts w:ascii="宋体" w:hAnsi="宋体" w:hint="eastAsia"/>
        </w:rPr>
        <w:br w:type="page"/>
      </w:r>
    </w:p>
    <w:p w14:paraId="6235EE88" w14:textId="77777777" w:rsidR="004910B2" w:rsidRPr="00376FB5" w:rsidRDefault="004910B2" w:rsidP="00903D33">
      <w:pPr>
        <w:pStyle w:val="af0"/>
        <w:snapToGrid w:val="0"/>
      </w:pPr>
      <w:bookmarkStart w:id="178" w:name="_Toc230611558"/>
      <w:bookmarkStart w:id="179" w:name="_Toc230618716"/>
      <w:r w:rsidRPr="00376FB5">
        <w:rPr>
          <w:rFonts w:hint="eastAsia"/>
        </w:rPr>
        <w:lastRenderedPageBreak/>
        <w:t>致</w:t>
      </w:r>
      <w:r>
        <w:rPr>
          <w:rFonts w:hint="eastAsia"/>
        </w:rPr>
        <w:t xml:space="preserve">    </w:t>
      </w:r>
      <w:r w:rsidRPr="00376FB5">
        <w:rPr>
          <w:rFonts w:hint="eastAsia"/>
        </w:rPr>
        <w:t>谢</w:t>
      </w:r>
      <w:bookmarkEnd w:id="178"/>
      <w:bookmarkEnd w:id="179"/>
    </w:p>
    <w:p w14:paraId="4A0CBB49" w14:textId="77777777" w:rsidR="004910B2" w:rsidRPr="002C2FEC" w:rsidRDefault="004910B2" w:rsidP="00903D33">
      <w:pPr>
        <w:snapToGrid w:val="0"/>
        <w:ind w:firstLineChars="200" w:firstLine="480"/>
        <w:rPr>
          <w:rFonts w:ascii="宋体" w:hAnsi="宋体"/>
        </w:rPr>
      </w:pPr>
      <w:r w:rsidRPr="002C2FEC">
        <w:rPr>
          <w:rFonts w:ascii="宋体" w:hAnsi="宋体" w:hint="eastAsia"/>
        </w:rPr>
        <w:t>本次毕业设计能够顺利完成，离不开老师、同学和家人的帮助与支持。在此，向所有帮助过我的人表示诚挚感谢。</w:t>
      </w:r>
    </w:p>
    <w:p w14:paraId="6579BE3A" w14:textId="77777777" w:rsidR="004910B2" w:rsidRPr="002C2FEC" w:rsidRDefault="004910B2" w:rsidP="00903D33">
      <w:pPr>
        <w:snapToGrid w:val="0"/>
        <w:ind w:firstLineChars="200" w:firstLine="480"/>
        <w:rPr>
          <w:rFonts w:ascii="宋体" w:hAnsi="宋体"/>
        </w:rPr>
      </w:pPr>
      <w:r w:rsidRPr="002C2FEC">
        <w:rPr>
          <w:rFonts w:ascii="宋体" w:hAnsi="宋体" w:hint="eastAsia"/>
        </w:rPr>
        <w:t>首先，衷心感谢我的指导教师。从课题确定、研究思路梳理，到系统实现、论文修改和整体把关，老师都给予了耐心细致的指导。尤其是在系统功能取舍、论文结构安排和关键问题分析方面，老师提出了许多中肯意见，使我能够及时发现问题、调整思路。</w:t>
      </w:r>
    </w:p>
    <w:p w14:paraId="0A83A7B1" w14:textId="77777777" w:rsidR="004910B2" w:rsidRPr="002C2FEC" w:rsidRDefault="004910B2" w:rsidP="00903D33">
      <w:pPr>
        <w:snapToGrid w:val="0"/>
        <w:ind w:firstLineChars="200" w:firstLine="480"/>
        <w:rPr>
          <w:rFonts w:ascii="宋体" w:hAnsi="宋体"/>
        </w:rPr>
      </w:pPr>
      <w:r w:rsidRPr="002C2FEC">
        <w:rPr>
          <w:rFonts w:ascii="宋体" w:hAnsi="宋体" w:hint="eastAsia"/>
        </w:rPr>
        <w:t>其次，感谢学院各位任课教师在本科阶段对我的培养。通过数据结构、程序设计、数据库原理、软件工程等课程的学习，我逐步建立起完成本课题所需的专业基础，在系统分析、工程实现和测试验证过程中受益很多。</w:t>
      </w:r>
    </w:p>
    <w:p w14:paraId="77C4E500" w14:textId="77777777" w:rsidR="004910B2" w:rsidRPr="002C2FEC" w:rsidRDefault="004910B2" w:rsidP="00903D33">
      <w:pPr>
        <w:snapToGrid w:val="0"/>
        <w:ind w:firstLineChars="200" w:firstLine="480"/>
        <w:rPr>
          <w:rFonts w:ascii="宋体" w:hAnsi="宋体"/>
        </w:rPr>
      </w:pPr>
      <w:r w:rsidRPr="002C2FEC">
        <w:rPr>
          <w:rFonts w:ascii="宋体" w:hAnsi="宋体" w:hint="eastAsia"/>
        </w:rPr>
        <w:t>同时，感谢在课题过程中给予我帮助的同学和朋友。在系统联调、功能测试和论文修改阶段，大家提供了不少建议和帮助，使我能够从不同角度发现问题并继续完善实现。</w:t>
      </w:r>
    </w:p>
    <w:p w14:paraId="57921793" w14:textId="77777777" w:rsidR="004910B2" w:rsidRPr="002C2FEC" w:rsidRDefault="004910B2" w:rsidP="00903D33">
      <w:pPr>
        <w:snapToGrid w:val="0"/>
        <w:ind w:firstLineChars="200" w:firstLine="480"/>
        <w:rPr>
          <w:rFonts w:ascii="宋体" w:hAnsi="宋体"/>
        </w:rPr>
      </w:pPr>
      <w:r w:rsidRPr="002C2FEC">
        <w:rPr>
          <w:rFonts w:ascii="宋体" w:hAnsi="宋体" w:hint="eastAsia"/>
        </w:rPr>
        <w:t>最后，感谢我的家人在整个学习和毕业设计期间给予我的理解、鼓励与支持。在遇到困难和压力时，家人的陪伴让我能够保持耐心，按计划推进各项任务并认真完成本次毕业设计。</w:t>
      </w:r>
    </w:p>
    <w:p w14:paraId="1A9F55DF" w14:textId="77777777" w:rsidR="004910B2" w:rsidRDefault="004910B2" w:rsidP="00903D33">
      <w:pPr>
        <w:snapToGrid w:val="0"/>
        <w:ind w:firstLineChars="200" w:firstLine="480"/>
        <w:rPr>
          <w:rFonts w:ascii="宋体" w:hAnsi="宋体"/>
        </w:rPr>
      </w:pPr>
      <w:r w:rsidRPr="002C2FEC">
        <w:rPr>
          <w:rFonts w:ascii="宋体" w:hAnsi="宋体" w:hint="eastAsia"/>
        </w:rPr>
        <w:t>通过这次毕业设计，我不仅完成了一个较完整的项目，也进一步加深了对知识图谱组织、学习路径规划、前后端协同开发和系统测试方法的理解。今后我也会继续保持认真踏实的学习态度，不断提升自己的专业能力。再次向所有关心、帮助和支持我的老师、同学、朋友及家人表示衷心感谢。</w:t>
      </w:r>
    </w:p>
    <w:p w14:paraId="6DADFBF7" w14:textId="77777777" w:rsidR="004910B2" w:rsidRDefault="004910B2" w:rsidP="00903D33">
      <w:pPr>
        <w:snapToGrid w:val="0"/>
        <w:ind w:firstLineChars="200" w:firstLine="480"/>
        <w:rPr>
          <w:rFonts w:ascii="宋体" w:hAnsi="宋体"/>
        </w:rPr>
      </w:pPr>
      <w:r>
        <w:rPr>
          <w:rFonts w:ascii="宋体" w:hAnsi="宋体" w:hint="eastAsia"/>
        </w:rPr>
        <w:br w:type="page"/>
      </w:r>
    </w:p>
    <w:p w14:paraId="46A81629" w14:textId="77777777" w:rsidR="004910B2" w:rsidRDefault="004910B2" w:rsidP="00903D33">
      <w:pPr>
        <w:pStyle w:val="af0"/>
        <w:snapToGrid w:val="0"/>
      </w:pPr>
      <w:bookmarkStart w:id="180" w:name="_Toc230611559"/>
      <w:bookmarkStart w:id="181" w:name="_Toc230618717"/>
      <w:r w:rsidRPr="00712452">
        <w:lastRenderedPageBreak/>
        <w:t>附录</w:t>
      </w:r>
      <w:proofErr w:type="gramStart"/>
      <w:r w:rsidRPr="00712452">
        <w:t>一</w:t>
      </w:r>
      <w:proofErr w:type="gramEnd"/>
      <w:r w:rsidRPr="00712452">
        <w:t xml:space="preserve"> </w:t>
      </w:r>
      <w:r w:rsidRPr="00712452">
        <w:t>外文原文</w:t>
      </w:r>
      <w:bookmarkEnd w:id="180"/>
      <w:bookmarkEnd w:id="181"/>
    </w:p>
    <w:p w14:paraId="3966FE3C" w14:textId="77777777" w:rsidR="004910B2" w:rsidRDefault="004910B2" w:rsidP="00903D33">
      <w:pPr>
        <w:snapToGrid w:val="0"/>
      </w:pPr>
      <w:r>
        <w:br w:type="page"/>
      </w:r>
    </w:p>
    <w:p w14:paraId="3F340762" w14:textId="77777777" w:rsidR="004910B2" w:rsidRDefault="004910B2" w:rsidP="00903D33">
      <w:pPr>
        <w:pStyle w:val="af0"/>
        <w:snapToGrid w:val="0"/>
      </w:pPr>
      <w:bookmarkStart w:id="182" w:name="_Toc230611560"/>
      <w:bookmarkStart w:id="183" w:name="_Toc230618718"/>
      <w:r w:rsidRPr="00712452">
        <w:lastRenderedPageBreak/>
        <w:t>附录二</w:t>
      </w:r>
      <w:r w:rsidRPr="00712452">
        <w:t xml:space="preserve"> </w:t>
      </w:r>
      <w:r w:rsidRPr="00712452">
        <w:t>中文译文</w:t>
      </w:r>
      <w:bookmarkEnd w:id="182"/>
      <w:bookmarkEnd w:id="183"/>
    </w:p>
    <w:p w14:paraId="34090CDF" w14:textId="7DD9BC2D" w:rsidR="00C85A79" w:rsidRDefault="00C85A79" w:rsidP="00C870B2">
      <w:pPr>
        <w:snapToGrid w:val="0"/>
      </w:pPr>
    </w:p>
    <w:sectPr w:rsidR="00C85A79" w:rsidSect="00E30351">
      <w:headerReference w:type="even" r:id="rId34"/>
      <w:headerReference w:type="default" r:id="rId35"/>
      <w:footerReference w:type="even" r:id="rId36"/>
      <w:footerReference w:type="default" r:id="rId37"/>
      <w:pgSz w:w="11906" w:h="16838"/>
      <w:pgMar w:top="1985" w:right="1418" w:bottom="1418" w:left="1418" w:header="1418" w:footer="1134" w:gutter="0"/>
      <w:lnNumType w:countBy="1" w:restart="continuous"/>
      <w:pgNumType w:start="1"/>
      <w:cols w:space="720"/>
      <w:docGrid w:linePitch="326" w:charSpace="-2048"/>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a" w:date="2026-05-25T20:23:00Z" w:initials="a">
    <w:p w14:paraId="1C94565E" w14:textId="4CCEB5A6" w:rsidR="008B6BF4" w:rsidRDefault="008B6BF4">
      <w:pPr>
        <w:pStyle w:val="a3"/>
        <w:rPr>
          <w:rFonts w:hint="eastAsia"/>
        </w:rPr>
      </w:pPr>
      <w:r>
        <w:rPr>
          <w:rStyle w:val="af2"/>
        </w:rPr>
        <w:annotationRef/>
      </w:r>
      <w:r>
        <w:rPr>
          <w:rFonts w:hint="eastAsia"/>
        </w:rPr>
        <w:t>此段比较口语化，修改一下，更适合书面论文。可适当强调一下数据结构课程的难度，和知识点的关联复杂等，以突出导航学习的重要性</w:t>
      </w:r>
    </w:p>
  </w:comment>
  <w:comment w:id="5" w:author="a" w:date="2026-05-25T20:24:00Z" w:initials="a">
    <w:p w14:paraId="4642BD70" w14:textId="27C1348F" w:rsidR="008B6BF4" w:rsidRDefault="008B6BF4">
      <w:pPr>
        <w:pStyle w:val="a3"/>
        <w:rPr>
          <w:rFonts w:hint="eastAsia"/>
        </w:rPr>
      </w:pPr>
      <w:r>
        <w:rPr>
          <w:rStyle w:val="af2"/>
        </w:rPr>
        <w:annotationRef/>
      </w:r>
      <w:r>
        <w:rPr>
          <w:rFonts w:hint="eastAsia"/>
        </w:rPr>
        <w:t>提到本文工作时，用本设计，全文检查修改</w:t>
      </w:r>
    </w:p>
  </w:comment>
  <w:comment w:id="8" w:author="a" w:date="2026-05-25T20:27:00Z" w:initials="a">
    <w:p w14:paraId="687C4BF8" w14:textId="3EF38C48" w:rsidR="009C6B7C" w:rsidRDefault="009C6B7C">
      <w:pPr>
        <w:pStyle w:val="a3"/>
        <w:rPr>
          <w:rFonts w:hint="eastAsia"/>
        </w:rPr>
      </w:pPr>
      <w:r>
        <w:rPr>
          <w:rStyle w:val="af2"/>
        </w:rPr>
        <w:annotationRef/>
      </w:r>
      <w:r>
        <w:rPr>
          <w:rFonts w:hint="eastAsia"/>
        </w:rPr>
        <w:t>在本段及下一段，适当增加文字，达到</w:t>
      </w:r>
      <w:r>
        <w:rPr>
          <w:rFonts w:hint="eastAsia"/>
        </w:rPr>
        <w:t>6</w:t>
      </w:r>
      <w:r>
        <w:t>00</w:t>
      </w:r>
      <w:r>
        <w:rPr>
          <w:rFonts w:hint="eastAsia"/>
        </w:rPr>
        <w:t>字</w:t>
      </w:r>
    </w:p>
  </w:comment>
  <w:comment w:id="16" w:author="a" w:date="2026-05-25T20:29:00Z" w:initials="a">
    <w:p w14:paraId="6FED4BC2" w14:textId="77777777" w:rsidR="00284236" w:rsidRDefault="00284236">
      <w:pPr>
        <w:pStyle w:val="a3"/>
      </w:pPr>
      <w:r>
        <w:rPr>
          <w:rStyle w:val="af2"/>
        </w:rPr>
        <w:annotationRef/>
      </w:r>
      <w:r>
        <w:rPr>
          <w:rFonts w:hint="eastAsia"/>
        </w:rPr>
        <w:t>章节标题和页码之间，没看见点，附录不需要有页码</w:t>
      </w:r>
    </w:p>
    <w:p w14:paraId="626A84EF" w14:textId="63ADCC7F" w:rsidR="00284236" w:rsidRDefault="00284236">
      <w:pPr>
        <w:pStyle w:val="a3"/>
        <w:rPr>
          <w:rFonts w:hint="eastAsia"/>
        </w:rPr>
      </w:pPr>
      <w:r>
        <w:rPr>
          <w:rFonts w:hint="eastAsia"/>
        </w:rPr>
        <w:t>2</w:t>
      </w:r>
      <w:r>
        <w:t>.4</w:t>
      </w:r>
      <w:r>
        <w:rPr>
          <w:rFonts w:hint="eastAsia"/>
        </w:rPr>
        <w:t>下面不能只有一个小结，另外技术经济分析最好独立成章，看说明书示例，而且其中必须有复杂工程问题说明，</w:t>
      </w:r>
      <w:proofErr w:type="gramStart"/>
      <w:r>
        <w:rPr>
          <w:rFonts w:hint="eastAsia"/>
        </w:rPr>
        <w:t>写法看群里</w:t>
      </w:r>
      <w:proofErr w:type="gramEnd"/>
      <w:r>
        <w:rPr>
          <w:rFonts w:hint="eastAsia"/>
        </w:rPr>
        <w:t>要求和模板</w:t>
      </w:r>
    </w:p>
  </w:comment>
  <w:comment w:id="28" w:author="a" w:date="2026-05-25T20:33:00Z" w:initials="a">
    <w:p w14:paraId="404F1B5B" w14:textId="4E98289E" w:rsidR="007D31C9" w:rsidRDefault="007D31C9">
      <w:pPr>
        <w:pStyle w:val="a3"/>
        <w:rPr>
          <w:rFonts w:hint="eastAsia"/>
        </w:rPr>
      </w:pPr>
      <w:r>
        <w:rPr>
          <w:rStyle w:val="af2"/>
        </w:rPr>
        <w:annotationRef/>
      </w:r>
      <w:r>
        <w:rPr>
          <w:rFonts w:hint="eastAsia"/>
        </w:rPr>
        <w:t>除了致谢部分，全文不能出现，我或我们，要客观阐述本设计</w:t>
      </w:r>
    </w:p>
  </w:comment>
  <w:comment w:id="33" w:author="a" w:date="2026-05-25T20:36:00Z" w:initials="a">
    <w:p w14:paraId="2194CEAE" w14:textId="4C8C7281" w:rsidR="00534692" w:rsidRDefault="00534692">
      <w:pPr>
        <w:pStyle w:val="a3"/>
        <w:rPr>
          <w:rFonts w:hint="eastAsia"/>
        </w:rPr>
      </w:pPr>
      <w:r>
        <w:rPr>
          <w:rStyle w:val="af2"/>
        </w:rPr>
        <w:annotationRef/>
      </w:r>
      <w:r>
        <w:rPr>
          <w:rFonts w:hint="eastAsia"/>
        </w:rPr>
        <w:t>本章内容过少，可对于主要开发工具或技术进行适当介绍和说明</w:t>
      </w:r>
      <w:r w:rsidR="002A224B">
        <w:rPr>
          <w:rFonts w:hint="eastAsia"/>
        </w:rPr>
        <w:t>，尤其对本设计的题目，路径规划算法的选取要进行介绍说明</w:t>
      </w:r>
    </w:p>
  </w:comment>
  <w:comment w:id="34" w:author="a" w:date="2026-05-25T20:36:00Z" w:initials="a">
    <w:p w14:paraId="24D707B5" w14:textId="266BA54A" w:rsidR="006D77A5" w:rsidRDefault="006D77A5">
      <w:pPr>
        <w:pStyle w:val="a3"/>
        <w:rPr>
          <w:rFonts w:hint="eastAsia"/>
        </w:rPr>
      </w:pPr>
      <w:r>
        <w:rPr>
          <w:rStyle w:val="af2"/>
        </w:rPr>
        <w:annotationRef/>
      </w:r>
      <w:r>
        <w:rPr>
          <w:rFonts w:hint="eastAsia"/>
        </w:rPr>
        <w:t>框的边距过大，紧凑些。图中字体及大小可参考正文设置</w:t>
      </w:r>
    </w:p>
  </w:comment>
  <w:comment w:id="37" w:author="a" w:date="2026-05-25T20:37:00Z" w:initials="a">
    <w:p w14:paraId="07B12797" w14:textId="583AEE04" w:rsidR="006E022F" w:rsidRDefault="006E022F">
      <w:pPr>
        <w:pStyle w:val="a3"/>
      </w:pPr>
      <w:r>
        <w:rPr>
          <w:rStyle w:val="af2"/>
        </w:rPr>
        <w:annotationRef/>
      </w:r>
      <w:r>
        <w:rPr>
          <w:rFonts w:hint="eastAsia"/>
        </w:rPr>
        <w:t>此部分内容过少，应该较为详细说明采用什么原理或是技术进行的实现</w:t>
      </w:r>
    </w:p>
  </w:comment>
  <w:comment w:id="50" w:author="a" w:date="2026-05-25T21:12:00Z" w:initials="a">
    <w:p w14:paraId="17E0ADEF" w14:textId="3AF45B40" w:rsidR="006C0A9B" w:rsidRDefault="006C0A9B">
      <w:pPr>
        <w:pStyle w:val="a3"/>
      </w:pPr>
      <w:r>
        <w:rPr>
          <w:rStyle w:val="af2"/>
        </w:rPr>
        <w:annotationRef/>
      </w:r>
      <w:r>
        <w:rPr>
          <w:rFonts w:hint="eastAsia"/>
        </w:rPr>
        <w:t>这部分、</w:t>
      </w:r>
      <w:r>
        <w:rPr>
          <w:rFonts w:hint="eastAsia"/>
        </w:rPr>
        <w:t>AI</w:t>
      </w:r>
      <w:r>
        <w:rPr>
          <w:rFonts w:hint="eastAsia"/>
        </w:rPr>
        <w:t>痕迹能看出来</w:t>
      </w:r>
    </w:p>
  </w:comment>
  <w:comment w:id="55" w:author="a" w:date="2026-05-25T20:39:00Z" w:initials="a">
    <w:p w14:paraId="0C579B40" w14:textId="089C026F" w:rsidR="003964E8" w:rsidRDefault="003964E8">
      <w:pPr>
        <w:pStyle w:val="a3"/>
        <w:rPr>
          <w:rFonts w:hint="eastAsia"/>
        </w:rPr>
      </w:pPr>
      <w:r>
        <w:rPr>
          <w:rStyle w:val="af2"/>
        </w:rPr>
        <w:annotationRef/>
      </w:r>
      <w:r>
        <w:rPr>
          <w:rFonts w:hint="eastAsia"/>
        </w:rPr>
        <w:t>还得有结束框，而且开始框和结束框英文圆角矩形</w:t>
      </w:r>
    </w:p>
  </w:comment>
  <w:comment w:id="58" w:author="a" w:date="2026-05-25T21:12:00Z" w:initials="a">
    <w:p w14:paraId="3CC2B949" w14:textId="00BFE84B" w:rsidR="006C0A9B" w:rsidRDefault="006C0A9B">
      <w:pPr>
        <w:pStyle w:val="a3"/>
        <w:rPr>
          <w:rFonts w:hint="eastAsia"/>
        </w:rPr>
      </w:pPr>
      <w:r>
        <w:rPr>
          <w:rStyle w:val="af2"/>
        </w:rPr>
        <w:annotationRef/>
      </w:r>
      <w:r>
        <w:rPr>
          <w:rFonts w:hint="eastAsia"/>
        </w:rPr>
        <w:t>用例分析应该结合用户角色，细分用户角色的功能后，为每个角色画用例图，并解释功能，管理员及教师应用相关信息的管理和维护功能</w:t>
      </w:r>
    </w:p>
  </w:comment>
  <w:comment w:id="59" w:author="a" w:date="2026-05-25T21:14:00Z" w:initials="a">
    <w:p w14:paraId="45280BB4" w14:textId="2A95912B" w:rsidR="006C0A9B" w:rsidRDefault="006C0A9B">
      <w:pPr>
        <w:pStyle w:val="a3"/>
        <w:rPr>
          <w:rFonts w:hint="eastAsia"/>
        </w:rPr>
      </w:pPr>
      <w:r>
        <w:rPr>
          <w:rStyle w:val="af2"/>
        </w:rPr>
        <w:annotationRef/>
      </w:r>
      <w:r>
        <w:rPr>
          <w:rFonts w:hint="eastAsia"/>
        </w:rPr>
        <w:t>图及框和字体过大，字体大小不应超过正文</w:t>
      </w:r>
    </w:p>
  </w:comment>
  <w:comment w:id="74" w:author="a" w:date="2026-05-25T21:15:00Z" w:initials="a">
    <w:p w14:paraId="048B1973" w14:textId="2F96CC46" w:rsidR="006C0A9B" w:rsidRDefault="006C0A9B">
      <w:pPr>
        <w:pStyle w:val="a3"/>
      </w:pPr>
      <w:r>
        <w:rPr>
          <w:rStyle w:val="af2"/>
        </w:rPr>
        <w:annotationRef/>
      </w:r>
      <w:r>
        <w:rPr>
          <w:rFonts w:hint="eastAsia"/>
        </w:rPr>
        <w:t>此部分阐述比较口语化</w:t>
      </w:r>
    </w:p>
  </w:comment>
  <w:comment w:id="77" w:author="a" w:date="2026-05-25T21:16:00Z" w:initials="a">
    <w:p w14:paraId="3BF69C6C" w14:textId="77777777" w:rsidR="00206AE5" w:rsidRDefault="00206AE5">
      <w:pPr>
        <w:pStyle w:val="a3"/>
      </w:pPr>
      <w:r>
        <w:rPr>
          <w:rStyle w:val="af2"/>
        </w:rPr>
        <w:annotationRef/>
      </w:r>
      <w:r>
        <w:rPr>
          <w:rFonts w:hint="eastAsia"/>
        </w:rPr>
        <w:t>对图表出现前都要正文先引用，如图或表</w:t>
      </w:r>
      <w:proofErr w:type="gramStart"/>
      <w:r>
        <w:rPr>
          <w:rFonts w:hint="eastAsia"/>
        </w:rPr>
        <w:t>几几</w:t>
      </w:r>
      <w:proofErr w:type="gramEnd"/>
      <w:r>
        <w:rPr>
          <w:rFonts w:hint="eastAsia"/>
        </w:rPr>
        <w:t>所示。</w:t>
      </w:r>
    </w:p>
    <w:p w14:paraId="11FF4B13" w14:textId="2685A151" w:rsidR="00206AE5" w:rsidRDefault="00206AE5">
      <w:pPr>
        <w:pStyle w:val="a3"/>
        <w:rPr>
          <w:rFonts w:hint="eastAsia"/>
        </w:rPr>
      </w:pPr>
      <w:r>
        <w:rPr>
          <w:rFonts w:hint="eastAsia"/>
        </w:rPr>
        <w:t>对于此图的每个模块应用至少一两句的说明、</w:t>
      </w:r>
    </w:p>
  </w:comment>
  <w:comment w:id="80" w:author="a" w:date="2026-05-25T21:17:00Z" w:initials="a">
    <w:p w14:paraId="0B034AAD" w14:textId="422B8E87" w:rsidR="00422B56" w:rsidRDefault="00422B56">
      <w:pPr>
        <w:pStyle w:val="a3"/>
        <w:rPr>
          <w:rFonts w:hint="eastAsia"/>
        </w:rPr>
      </w:pPr>
      <w:r>
        <w:rPr>
          <w:rStyle w:val="af2"/>
        </w:rPr>
        <w:annotationRef/>
      </w:r>
      <w:r w:rsidR="0020363D">
        <w:rPr>
          <w:rFonts w:hint="eastAsia"/>
        </w:rPr>
        <w:t>图上加一段文字引出此图</w:t>
      </w:r>
    </w:p>
  </w:comment>
  <w:comment w:id="93" w:author="a" w:date="2026-05-25T21:19:00Z" w:initials="a">
    <w:p w14:paraId="30DC7E8D" w14:textId="70D8C1C8" w:rsidR="0020363D" w:rsidRDefault="0020363D">
      <w:pPr>
        <w:pStyle w:val="a3"/>
        <w:rPr>
          <w:rFonts w:hint="eastAsia"/>
        </w:rPr>
      </w:pPr>
      <w:r>
        <w:rPr>
          <w:rStyle w:val="af2"/>
        </w:rPr>
        <w:annotationRef/>
      </w:r>
      <w:r>
        <w:rPr>
          <w:rFonts w:hint="eastAsia"/>
        </w:rPr>
        <w:t>此部分应给出数据库相应的设计结果</w:t>
      </w:r>
    </w:p>
  </w:comment>
  <w:comment w:id="104" w:author="a" w:date="2026-05-25T21:20:00Z" w:initials="a">
    <w:p w14:paraId="7D9339C4" w14:textId="3CF5A475" w:rsidR="0020363D" w:rsidRDefault="0020363D">
      <w:pPr>
        <w:pStyle w:val="a3"/>
        <w:rPr>
          <w:rFonts w:hint="eastAsia"/>
        </w:rPr>
      </w:pPr>
      <w:r>
        <w:rPr>
          <w:rStyle w:val="af2"/>
        </w:rPr>
        <w:annotationRef/>
      </w:r>
      <w:r>
        <w:rPr>
          <w:rFonts w:hint="eastAsia"/>
        </w:rPr>
        <w:t>不规范，参考前面备注</w:t>
      </w:r>
    </w:p>
  </w:comment>
  <w:comment w:id="107" w:author="a" w:date="2026-05-25T21:20:00Z" w:initials="a">
    <w:p w14:paraId="1A2E314F" w14:textId="6D887B9A" w:rsidR="0020363D" w:rsidRDefault="0020363D">
      <w:pPr>
        <w:pStyle w:val="a3"/>
      </w:pPr>
      <w:r>
        <w:rPr>
          <w:rStyle w:val="af2"/>
        </w:rPr>
        <w:annotationRef/>
      </w:r>
      <w:r>
        <w:rPr>
          <w:rFonts w:hint="eastAsia"/>
        </w:rPr>
        <w:t>同上</w:t>
      </w:r>
    </w:p>
  </w:comment>
  <w:comment w:id="110" w:author="a" w:date="2026-05-25T21:21:00Z" w:initials="a">
    <w:p w14:paraId="7747118A" w14:textId="0D6A60F6" w:rsidR="00136A8D" w:rsidRDefault="00136A8D">
      <w:pPr>
        <w:pStyle w:val="a3"/>
        <w:rPr>
          <w:rFonts w:hint="eastAsia"/>
        </w:rPr>
      </w:pPr>
      <w:r>
        <w:rPr>
          <w:rStyle w:val="af2"/>
        </w:rPr>
        <w:annotationRef/>
      </w:r>
      <w:r>
        <w:rPr>
          <w:rFonts w:hint="eastAsia"/>
        </w:rPr>
        <w:t>此部分尽量结合用户角色和操作流程进行系统功能页面截图，并对每个图进行说明</w:t>
      </w:r>
    </w:p>
  </w:comment>
  <w:comment w:id="165" w:author="a" w:date="2026-05-25T21:22:00Z" w:initials="a">
    <w:p w14:paraId="39FDA074" w14:textId="6A785A7D" w:rsidR="00136A8D" w:rsidRDefault="00136A8D">
      <w:pPr>
        <w:pStyle w:val="a3"/>
        <w:rPr>
          <w:rFonts w:hint="eastAsia"/>
        </w:rPr>
      </w:pPr>
      <w:r>
        <w:rPr>
          <w:rStyle w:val="af2"/>
        </w:rPr>
        <w:annotationRef/>
      </w:r>
      <w:r>
        <w:rPr>
          <w:rFonts w:hint="eastAsia"/>
        </w:rPr>
        <w:t>表格排版不规范，三线格，对于核心功能给出测试用例</w:t>
      </w:r>
    </w:p>
  </w:comment>
  <w:comment w:id="176" w:author="a" w:date="2026-05-25T21:23:00Z" w:initials="a">
    <w:p w14:paraId="00C0DC19" w14:textId="1B533609" w:rsidR="00293971" w:rsidRDefault="00293971">
      <w:pPr>
        <w:pStyle w:val="a3"/>
        <w:rPr>
          <w:rFonts w:hint="eastAsia"/>
        </w:rPr>
      </w:pPr>
      <w:r>
        <w:rPr>
          <w:rStyle w:val="af2"/>
        </w:rPr>
        <w:annotationRef/>
      </w:r>
      <w:r>
        <w:rPr>
          <w:rFonts w:hint="eastAsia"/>
        </w:rPr>
        <w:t>参考文献必须合适真实性，并按照列出顺序在正文中以上角标进行引用</w:t>
      </w:r>
      <w:bookmarkStart w:id="177" w:name="_GoBack"/>
      <w:bookmarkEnd w:id="177"/>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94565E" w15:done="0"/>
  <w15:commentEx w15:paraId="4642BD70" w15:done="0"/>
  <w15:commentEx w15:paraId="687C4BF8" w15:done="0"/>
  <w15:commentEx w15:paraId="626A84EF" w15:done="0"/>
  <w15:commentEx w15:paraId="404F1B5B" w15:done="0"/>
  <w15:commentEx w15:paraId="2194CEAE" w15:done="0"/>
  <w15:commentEx w15:paraId="24D707B5" w15:done="0"/>
  <w15:commentEx w15:paraId="07B12797" w15:done="0"/>
  <w15:commentEx w15:paraId="17E0ADEF" w15:done="0"/>
  <w15:commentEx w15:paraId="0C579B40" w15:done="0"/>
  <w15:commentEx w15:paraId="3CC2B949" w15:done="0"/>
  <w15:commentEx w15:paraId="45280BB4" w15:done="0"/>
  <w15:commentEx w15:paraId="048B1973" w15:done="0"/>
  <w15:commentEx w15:paraId="11FF4B13" w15:done="0"/>
  <w15:commentEx w15:paraId="0B034AAD" w15:done="0"/>
  <w15:commentEx w15:paraId="30DC7E8D" w15:done="0"/>
  <w15:commentEx w15:paraId="7D9339C4" w15:done="0"/>
  <w15:commentEx w15:paraId="1A2E314F" w15:done="0"/>
  <w15:commentEx w15:paraId="7747118A" w15:done="0"/>
  <w15:commentEx w15:paraId="39FDA074" w15:done="0"/>
  <w15:commentEx w15:paraId="00C0DC1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8CCC39" w14:textId="77777777" w:rsidR="00381B9B" w:rsidRDefault="00381B9B">
      <w:pPr>
        <w:spacing w:line="240" w:lineRule="auto"/>
      </w:pPr>
      <w:r>
        <w:separator/>
      </w:r>
    </w:p>
  </w:endnote>
  <w:endnote w:type="continuationSeparator" w:id="0">
    <w:p w14:paraId="2E3B56D2" w14:textId="77777777" w:rsidR="00381B9B" w:rsidRDefault="00381B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7FD5B2" w14:textId="77777777" w:rsidR="00C85A79" w:rsidRDefault="0043428C">
    <w:pPr>
      <w:pStyle w:val="a6"/>
      <w:jc w:val="center"/>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DF4773" w14:textId="2F1B6E34" w:rsidR="00C85A79" w:rsidRDefault="0043428C">
    <w:pPr>
      <w:pStyle w:val="a6"/>
      <w:jc w:val="center"/>
    </w:pPr>
    <w:r>
      <w:rPr>
        <w:rFonts w:ascii="宋体" w:hAnsi="宋体"/>
      </w:rPr>
      <w:t>-</w:t>
    </w:r>
    <w:r>
      <w:t xml:space="preserve"> </w:t>
    </w:r>
    <w:r>
      <w:fldChar w:fldCharType="begin"/>
    </w:r>
    <w:r>
      <w:instrText xml:space="preserve"> PAGE </w:instrText>
    </w:r>
    <w:r>
      <w:fldChar w:fldCharType="separate"/>
    </w:r>
    <w:r w:rsidR="00293971">
      <w:rPr>
        <w:noProof/>
      </w:rPr>
      <w:t>I</w:t>
    </w:r>
    <w:r>
      <w:fldChar w:fldCharType="end"/>
    </w:r>
    <w:r>
      <w:t xml:space="preserve"> </w:t>
    </w:r>
    <w:r>
      <w:rPr>
        <w:rFonts w:ascii="宋体" w:hAnsi="宋体"/>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BD125" w14:textId="77777777" w:rsidR="00C85A79" w:rsidRDefault="00C85A79">
    <w:pPr>
      <w:pStyle w:val="a6"/>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44A3B" w14:textId="11B1C520" w:rsidR="00C85A79" w:rsidRDefault="0043428C">
    <w:pPr>
      <w:pStyle w:val="a6"/>
      <w:jc w:val="center"/>
    </w:pPr>
    <w:r>
      <w:t xml:space="preserve">- </w:t>
    </w:r>
    <w:r>
      <w:fldChar w:fldCharType="begin"/>
    </w:r>
    <w:r>
      <w:instrText xml:space="preserve"> PAGE </w:instrText>
    </w:r>
    <w:r>
      <w:fldChar w:fldCharType="separate"/>
    </w:r>
    <w:r w:rsidR="00293971">
      <w:rPr>
        <w:noProof/>
      </w:rPr>
      <w:t>V</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4FE2A" w14:textId="77777777" w:rsidR="00C85A79" w:rsidRDefault="0043428C">
    <w:pPr>
      <w:pStyle w:val="a6"/>
      <w:jc w:val="center"/>
      <w:rPr>
        <w:rFonts w:ascii="宋体" w:hAnsi="宋体"/>
      </w:rPr>
    </w:pPr>
    <w:r>
      <w:fldChar w:fldCharType="begin"/>
    </w:r>
    <w:r>
      <w:rPr>
        <w:rStyle w:val="aa"/>
      </w:rPr>
      <w:instrText xml:space="preserve"> PAGE </w:instrText>
    </w:r>
    <w:r>
      <w:fldChar w:fldCharType="separate"/>
    </w:r>
    <w:r>
      <w:rPr>
        <w:rStyle w:val="aa"/>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05BDC7" w14:textId="130C2EC5" w:rsidR="00C85A79" w:rsidRDefault="0043428C">
    <w:pPr>
      <w:pStyle w:val="a6"/>
      <w:jc w:val="center"/>
    </w:pPr>
    <w:r>
      <w:rPr>
        <w:rStyle w:val="aa"/>
      </w:rPr>
      <w:t>–</w:t>
    </w:r>
    <w:r>
      <w:fldChar w:fldCharType="begin"/>
    </w:r>
    <w:r>
      <w:rPr>
        <w:rStyle w:val="aa"/>
      </w:rPr>
      <w:instrText xml:space="preserve"> PAGE </w:instrText>
    </w:r>
    <w:r>
      <w:fldChar w:fldCharType="separate"/>
    </w:r>
    <w:r w:rsidR="00293971">
      <w:rPr>
        <w:rStyle w:val="aa"/>
        <w:noProof/>
      </w:rPr>
      <w:t>30</w:t>
    </w:r>
    <w:r>
      <w:fldChar w:fldCharType="end"/>
    </w:r>
    <w:r>
      <w:rPr>
        <w:rStyle w:val="aa"/>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D18121" w14:textId="77777777" w:rsidR="00381B9B" w:rsidRDefault="00381B9B">
      <w:r>
        <w:separator/>
      </w:r>
    </w:p>
  </w:footnote>
  <w:footnote w:type="continuationSeparator" w:id="0">
    <w:p w14:paraId="64A2F1A0" w14:textId="77777777" w:rsidR="00381B9B" w:rsidRDefault="00381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03F0" w14:textId="77777777" w:rsidR="00C85A79" w:rsidRDefault="00C85A79">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300BE" w14:textId="38BBB89C" w:rsidR="00C85A79" w:rsidRDefault="0096306B" w:rsidP="0096306B">
    <w:pPr>
      <w:pStyle w:val="a7"/>
    </w:pPr>
    <w:r>
      <w:rPr>
        <w:rFonts w:hint="eastAsia"/>
      </w:rPr>
      <w:t>基于路径规划算法的自主学习导航系统的设计与实现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0DBA03" w14:textId="77777777" w:rsidR="00C85A79" w:rsidRDefault="0043428C">
    <w:pPr>
      <w:pStyle w:val="a7"/>
    </w:pPr>
    <w:r>
      <w:rPr>
        <w:rFonts w:hint="eastAsia"/>
      </w:rPr>
      <w:t>沈阳建筑大学毕业设计（</w:t>
    </w:r>
    <w:r>
      <w:rPr>
        <w:rFonts w:hint="eastAsia"/>
      </w:rPr>
      <w:t>论文）格式规范</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6C3DF" w14:textId="1156DCA2" w:rsidR="00C85A79" w:rsidRDefault="007331C6">
    <w:pPr>
      <w:pStyle w:val="a7"/>
    </w:pPr>
    <w:r>
      <w:rPr>
        <w:rFonts w:hint="eastAsia"/>
      </w:rPr>
      <w:t>基于路径规划算法的自主学习导航系统的设计与实现</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B0752" w14:textId="77777777" w:rsidR="00C85A79" w:rsidRDefault="00C85A79">
    <w:pPr>
      <w:pStyle w:val="a7"/>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AC205" w14:textId="77777777" w:rsidR="00C85A79" w:rsidRDefault="001C088F">
    <w:pPr>
      <w:pStyle w:val="a7"/>
    </w:pPr>
    <w:r>
      <w:rPr>
        <w:rFonts w:hint="eastAsia"/>
      </w:rPr>
      <w:t>基于路径规划算法的自主学习导航系统的设计与实现</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C6BEE" w14:textId="77777777" w:rsidR="00C85A79" w:rsidRDefault="0043428C">
    <w:pPr>
      <w:pStyle w:val="a7"/>
    </w:pPr>
    <w:r>
      <w:rPr>
        <w:rFonts w:hint="eastAsia"/>
      </w:rPr>
      <w:t>沈阳建筑大学毕业设计（论文）格式规范</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D65DE9" w14:textId="5EB80FDC" w:rsidR="00C85A79" w:rsidRDefault="00E7560C">
    <w:pPr>
      <w:pStyle w:val="a7"/>
    </w:pPr>
    <w:r>
      <w:rPr>
        <w:rFonts w:hint="eastAsia"/>
      </w:rPr>
      <w:t>基于路径规划算法的自主学习导航系统的设计</w:t>
    </w:r>
    <w:r w:rsidR="00A71279">
      <w:rPr>
        <w:rFonts w:hint="eastAsia"/>
      </w:rPr>
      <w:t>与实现</w:t>
    </w:r>
  </w:p>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
    <w15:presenceInfo w15:providerId="None" w15:userI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attachedTemplate r:id="rId1"/>
  <w:trackRevisions/>
  <w:defaultTabStop w:val="420"/>
  <w:drawingGridHorizontalSpacing w:val="2"/>
  <w:drawingGridVerticalSpacing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mMTM3ZWUwMzVlMWNhODliNzZlODlmYTVkYjg5MmUifQ=="/>
  </w:docVars>
  <w:rsids>
    <w:rsidRoot w:val="003B6429"/>
    <w:rsid w:val="00012275"/>
    <w:rsid w:val="00015216"/>
    <w:rsid w:val="00022EEB"/>
    <w:rsid w:val="00023F73"/>
    <w:rsid w:val="000265A0"/>
    <w:rsid w:val="00026B0C"/>
    <w:rsid w:val="00031363"/>
    <w:rsid w:val="00031563"/>
    <w:rsid w:val="00031FDF"/>
    <w:rsid w:val="00035D9B"/>
    <w:rsid w:val="000402E7"/>
    <w:rsid w:val="00041DCE"/>
    <w:rsid w:val="00050265"/>
    <w:rsid w:val="00051444"/>
    <w:rsid w:val="00052596"/>
    <w:rsid w:val="00060622"/>
    <w:rsid w:val="00061431"/>
    <w:rsid w:val="00063C50"/>
    <w:rsid w:val="00067CA5"/>
    <w:rsid w:val="0007267C"/>
    <w:rsid w:val="0007376F"/>
    <w:rsid w:val="00075B4C"/>
    <w:rsid w:val="00076C21"/>
    <w:rsid w:val="00093572"/>
    <w:rsid w:val="00095114"/>
    <w:rsid w:val="000A1220"/>
    <w:rsid w:val="000A18BC"/>
    <w:rsid w:val="000A548C"/>
    <w:rsid w:val="000B0DB2"/>
    <w:rsid w:val="000B419C"/>
    <w:rsid w:val="000B7870"/>
    <w:rsid w:val="000E3A8F"/>
    <w:rsid w:val="000E52D0"/>
    <w:rsid w:val="000F0F05"/>
    <w:rsid w:val="000F7A2A"/>
    <w:rsid w:val="00106A9C"/>
    <w:rsid w:val="001136EC"/>
    <w:rsid w:val="001145AD"/>
    <w:rsid w:val="001151CF"/>
    <w:rsid w:val="00115FCC"/>
    <w:rsid w:val="00122CCE"/>
    <w:rsid w:val="0012466E"/>
    <w:rsid w:val="0013060A"/>
    <w:rsid w:val="00136A8D"/>
    <w:rsid w:val="00141AC5"/>
    <w:rsid w:val="001520B6"/>
    <w:rsid w:val="00155B98"/>
    <w:rsid w:val="001614B6"/>
    <w:rsid w:val="00164779"/>
    <w:rsid w:val="00175670"/>
    <w:rsid w:val="00186172"/>
    <w:rsid w:val="00187308"/>
    <w:rsid w:val="001973E4"/>
    <w:rsid w:val="001A56D0"/>
    <w:rsid w:val="001A6DD1"/>
    <w:rsid w:val="001A753E"/>
    <w:rsid w:val="001C088F"/>
    <w:rsid w:val="001C7552"/>
    <w:rsid w:val="001D21BE"/>
    <w:rsid w:val="001D4C91"/>
    <w:rsid w:val="001D7DEF"/>
    <w:rsid w:val="001E37FE"/>
    <w:rsid w:val="001E491F"/>
    <w:rsid w:val="001F207C"/>
    <w:rsid w:val="001F2C73"/>
    <w:rsid w:val="0020133F"/>
    <w:rsid w:val="0020363D"/>
    <w:rsid w:val="00206AE5"/>
    <w:rsid w:val="00206D2E"/>
    <w:rsid w:val="00207A87"/>
    <w:rsid w:val="00214606"/>
    <w:rsid w:val="0021465A"/>
    <w:rsid w:val="00220CA1"/>
    <w:rsid w:val="00222BF6"/>
    <w:rsid w:val="00226D7C"/>
    <w:rsid w:val="00237C70"/>
    <w:rsid w:val="00240133"/>
    <w:rsid w:val="0024551E"/>
    <w:rsid w:val="00251ABC"/>
    <w:rsid w:val="002528F4"/>
    <w:rsid w:val="00256337"/>
    <w:rsid w:val="00256989"/>
    <w:rsid w:val="00260DBB"/>
    <w:rsid w:val="00264C01"/>
    <w:rsid w:val="00265D27"/>
    <w:rsid w:val="00271624"/>
    <w:rsid w:val="00283D01"/>
    <w:rsid w:val="00283FF0"/>
    <w:rsid w:val="00284236"/>
    <w:rsid w:val="00290F25"/>
    <w:rsid w:val="00293971"/>
    <w:rsid w:val="00297184"/>
    <w:rsid w:val="002A0209"/>
    <w:rsid w:val="002A224B"/>
    <w:rsid w:val="002B060D"/>
    <w:rsid w:val="002B08C7"/>
    <w:rsid w:val="002B4DE6"/>
    <w:rsid w:val="002B5998"/>
    <w:rsid w:val="002B7645"/>
    <w:rsid w:val="002C3278"/>
    <w:rsid w:val="002C6B6F"/>
    <w:rsid w:val="002D7BD6"/>
    <w:rsid w:val="002F4E92"/>
    <w:rsid w:val="00311753"/>
    <w:rsid w:val="00312E1C"/>
    <w:rsid w:val="00313098"/>
    <w:rsid w:val="00330F47"/>
    <w:rsid w:val="00336DE3"/>
    <w:rsid w:val="00337E59"/>
    <w:rsid w:val="00361DBE"/>
    <w:rsid w:val="00371421"/>
    <w:rsid w:val="00371AC6"/>
    <w:rsid w:val="00372253"/>
    <w:rsid w:val="00373B21"/>
    <w:rsid w:val="003767AC"/>
    <w:rsid w:val="00381B9B"/>
    <w:rsid w:val="00386767"/>
    <w:rsid w:val="003964E8"/>
    <w:rsid w:val="003A222D"/>
    <w:rsid w:val="003A3E60"/>
    <w:rsid w:val="003A7A11"/>
    <w:rsid w:val="003B148A"/>
    <w:rsid w:val="003B4742"/>
    <w:rsid w:val="003B6429"/>
    <w:rsid w:val="003C1E11"/>
    <w:rsid w:val="003C3BEB"/>
    <w:rsid w:val="003C454E"/>
    <w:rsid w:val="003C75FC"/>
    <w:rsid w:val="003D2DAE"/>
    <w:rsid w:val="003E25F1"/>
    <w:rsid w:val="003E4509"/>
    <w:rsid w:val="003E688E"/>
    <w:rsid w:val="003E7F20"/>
    <w:rsid w:val="003F1F07"/>
    <w:rsid w:val="003F3F8E"/>
    <w:rsid w:val="003F4D69"/>
    <w:rsid w:val="003F59E9"/>
    <w:rsid w:val="003F6615"/>
    <w:rsid w:val="004014FB"/>
    <w:rsid w:val="004203A4"/>
    <w:rsid w:val="00422B56"/>
    <w:rsid w:val="0043428C"/>
    <w:rsid w:val="00434717"/>
    <w:rsid w:val="00435D73"/>
    <w:rsid w:val="0044097B"/>
    <w:rsid w:val="00441882"/>
    <w:rsid w:val="004421A6"/>
    <w:rsid w:val="004654F4"/>
    <w:rsid w:val="004670CB"/>
    <w:rsid w:val="0047521F"/>
    <w:rsid w:val="00475690"/>
    <w:rsid w:val="00482B84"/>
    <w:rsid w:val="004873CE"/>
    <w:rsid w:val="004910B2"/>
    <w:rsid w:val="004B22BB"/>
    <w:rsid w:val="004B39AD"/>
    <w:rsid w:val="004C1298"/>
    <w:rsid w:val="004C59AC"/>
    <w:rsid w:val="004E6AF9"/>
    <w:rsid w:val="005018E9"/>
    <w:rsid w:val="00505E82"/>
    <w:rsid w:val="00516099"/>
    <w:rsid w:val="00520189"/>
    <w:rsid w:val="0052389A"/>
    <w:rsid w:val="00531535"/>
    <w:rsid w:val="00534320"/>
    <w:rsid w:val="00534692"/>
    <w:rsid w:val="0053613E"/>
    <w:rsid w:val="00543BC7"/>
    <w:rsid w:val="00545CB9"/>
    <w:rsid w:val="005539B2"/>
    <w:rsid w:val="00554228"/>
    <w:rsid w:val="00555128"/>
    <w:rsid w:val="00556CFB"/>
    <w:rsid w:val="005650CE"/>
    <w:rsid w:val="00567ABA"/>
    <w:rsid w:val="00574CE2"/>
    <w:rsid w:val="00576F62"/>
    <w:rsid w:val="00585F8D"/>
    <w:rsid w:val="00586099"/>
    <w:rsid w:val="00587697"/>
    <w:rsid w:val="00592C2B"/>
    <w:rsid w:val="00592E01"/>
    <w:rsid w:val="005955FC"/>
    <w:rsid w:val="0059687F"/>
    <w:rsid w:val="0059701F"/>
    <w:rsid w:val="005A16E1"/>
    <w:rsid w:val="005B000C"/>
    <w:rsid w:val="005C0408"/>
    <w:rsid w:val="005C5B05"/>
    <w:rsid w:val="005D7A68"/>
    <w:rsid w:val="005E0EEA"/>
    <w:rsid w:val="005E1475"/>
    <w:rsid w:val="005E598A"/>
    <w:rsid w:val="006071F7"/>
    <w:rsid w:val="00611FEA"/>
    <w:rsid w:val="0061697C"/>
    <w:rsid w:val="0064787D"/>
    <w:rsid w:val="006566D7"/>
    <w:rsid w:val="00674E38"/>
    <w:rsid w:val="00675872"/>
    <w:rsid w:val="00676020"/>
    <w:rsid w:val="006766EE"/>
    <w:rsid w:val="006A4719"/>
    <w:rsid w:val="006A5263"/>
    <w:rsid w:val="006B1F49"/>
    <w:rsid w:val="006B7999"/>
    <w:rsid w:val="006C0A9B"/>
    <w:rsid w:val="006C0DF1"/>
    <w:rsid w:val="006C127D"/>
    <w:rsid w:val="006D15FE"/>
    <w:rsid w:val="006D5C8D"/>
    <w:rsid w:val="006D5CD8"/>
    <w:rsid w:val="006D77A5"/>
    <w:rsid w:val="006D7AF7"/>
    <w:rsid w:val="006E022F"/>
    <w:rsid w:val="006E0E74"/>
    <w:rsid w:val="006E124D"/>
    <w:rsid w:val="006E48A9"/>
    <w:rsid w:val="006E4B0D"/>
    <w:rsid w:val="006E4DEB"/>
    <w:rsid w:val="006F252A"/>
    <w:rsid w:val="006F4AD3"/>
    <w:rsid w:val="0070457D"/>
    <w:rsid w:val="00705C11"/>
    <w:rsid w:val="0070748C"/>
    <w:rsid w:val="00712AE8"/>
    <w:rsid w:val="0072125A"/>
    <w:rsid w:val="0073135B"/>
    <w:rsid w:val="007331C6"/>
    <w:rsid w:val="00734D1A"/>
    <w:rsid w:val="00751CBF"/>
    <w:rsid w:val="0076364D"/>
    <w:rsid w:val="0077264D"/>
    <w:rsid w:val="00774C66"/>
    <w:rsid w:val="0077787D"/>
    <w:rsid w:val="007A586F"/>
    <w:rsid w:val="007A60DF"/>
    <w:rsid w:val="007A782D"/>
    <w:rsid w:val="007B6C65"/>
    <w:rsid w:val="007C082E"/>
    <w:rsid w:val="007C18C4"/>
    <w:rsid w:val="007C1DFD"/>
    <w:rsid w:val="007C39D7"/>
    <w:rsid w:val="007C680B"/>
    <w:rsid w:val="007D2D74"/>
    <w:rsid w:val="007D31C9"/>
    <w:rsid w:val="007E2C56"/>
    <w:rsid w:val="007F3F65"/>
    <w:rsid w:val="00801C39"/>
    <w:rsid w:val="00804147"/>
    <w:rsid w:val="008052F5"/>
    <w:rsid w:val="0081029F"/>
    <w:rsid w:val="00810EF7"/>
    <w:rsid w:val="0081501D"/>
    <w:rsid w:val="00822EA9"/>
    <w:rsid w:val="00826306"/>
    <w:rsid w:val="0083038B"/>
    <w:rsid w:val="00842535"/>
    <w:rsid w:val="00846C35"/>
    <w:rsid w:val="00850380"/>
    <w:rsid w:val="00854369"/>
    <w:rsid w:val="0085615A"/>
    <w:rsid w:val="00857397"/>
    <w:rsid w:val="0085795F"/>
    <w:rsid w:val="00862AF2"/>
    <w:rsid w:val="0086394D"/>
    <w:rsid w:val="008675DF"/>
    <w:rsid w:val="00867A72"/>
    <w:rsid w:val="00880E1A"/>
    <w:rsid w:val="008842F4"/>
    <w:rsid w:val="008859A1"/>
    <w:rsid w:val="00891258"/>
    <w:rsid w:val="008928E2"/>
    <w:rsid w:val="0089311C"/>
    <w:rsid w:val="008A1563"/>
    <w:rsid w:val="008A6465"/>
    <w:rsid w:val="008B165B"/>
    <w:rsid w:val="008B234C"/>
    <w:rsid w:val="008B6BF4"/>
    <w:rsid w:val="008C6F30"/>
    <w:rsid w:val="008D5637"/>
    <w:rsid w:val="008D59E3"/>
    <w:rsid w:val="008F0053"/>
    <w:rsid w:val="008F46CE"/>
    <w:rsid w:val="008F716C"/>
    <w:rsid w:val="009019A5"/>
    <w:rsid w:val="00903D33"/>
    <w:rsid w:val="0091062F"/>
    <w:rsid w:val="00925D92"/>
    <w:rsid w:val="00940CB9"/>
    <w:rsid w:val="0094201A"/>
    <w:rsid w:val="00945E35"/>
    <w:rsid w:val="009475CA"/>
    <w:rsid w:val="0096306B"/>
    <w:rsid w:val="00973E57"/>
    <w:rsid w:val="00975309"/>
    <w:rsid w:val="00981D66"/>
    <w:rsid w:val="00985FA0"/>
    <w:rsid w:val="00990EE0"/>
    <w:rsid w:val="00992065"/>
    <w:rsid w:val="00992CD0"/>
    <w:rsid w:val="009944F0"/>
    <w:rsid w:val="00996090"/>
    <w:rsid w:val="009A2AFD"/>
    <w:rsid w:val="009B2A04"/>
    <w:rsid w:val="009B5394"/>
    <w:rsid w:val="009B7264"/>
    <w:rsid w:val="009C0F43"/>
    <w:rsid w:val="009C25D6"/>
    <w:rsid w:val="009C626C"/>
    <w:rsid w:val="009C69B1"/>
    <w:rsid w:val="009C6B7C"/>
    <w:rsid w:val="009D0627"/>
    <w:rsid w:val="009D2AFB"/>
    <w:rsid w:val="009D3F06"/>
    <w:rsid w:val="009F0048"/>
    <w:rsid w:val="009F24CB"/>
    <w:rsid w:val="009F59D1"/>
    <w:rsid w:val="00A01328"/>
    <w:rsid w:val="00A03B5C"/>
    <w:rsid w:val="00A04F5C"/>
    <w:rsid w:val="00A07BF6"/>
    <w:rsid w:val="00A14739"/>
    <w:rsid w:val="00A14F54"/>
    <w:rsid w:val="00A2495D"/>
    <w:rsid w:val="00A25D7F"/>
    <w:rsid w:val="00A309A3"/>
    <w:rsid w:val="00A35880"/>
    <w:rsid w:val="00A36C70"/>
    <w:rsid w:val="00A405B2"/>
    <w:rsid w:val="00A4343F"/>
    <w:rsid w:val="00A5663D"/>
    <w:rsid w:val="00A56C50"/>
    <w:rsid w:val="00A5702B"/>
    <w:rsid w:val="00A71279"/>
    <w:rsid w:val="00A717AF"/>
    <w:rsid w:val="00A76B24"/>
    <w:rsid w:val="00A77BD6"/>
    <w:rsid w:val="00A82233"/>
    <w:rsid w:val="00A92F78"/>
    <w:rsid w:val="00A93A2B"/>
    <w:rsid w:val="00A9402E"/>
    <w:rsid w:val="00A97AEE"/>
    <w:rsid w:val="00AA0D1B"/>
    <w:rsid w:val="00AA5EA3"/>
    <w:rsid w:val="00AB5F15"/>
    <w:rsid w:val="00AC5230"/>
    <w:rsid w:val="00AE25A0"/>
    <w:rsid w:val="00AE3977"/>
    <w:rsid w:val="00AE3D3B"/>
    <w:rsid w:val="00AE77FA"/>
    <w:rsid w:val="00AF3203"/>
    <w:rsid w:val="00AF4358"/>
    <w:rsid w:val="00AF7B27"/>
    <w:rsid w:val="00B014BE"/>
    <w:rsid w:val="00B11926"/>
    <w:rsid w:val="00B15291"/>
    <w:rsid w:val="00B22C6D"/>
    <w:rsid w:val="00B237D7"/>
    <w:rsid w:val="00B23B01"/>
    <w:rsid w:val="00B23C11"/>
    <w:rsid w:val="00B2537D"/>
    <w:rsid w:val="00B26112"/>
    <w:rsid w:val="00B26E67"/>
    <w:rsid w:val="00B30578"/>
    <w:rsid w:val="00B347AB"/>
    <w:rsid w:val="00B419B7"/>
    <w:rsid w:val="00B51913"/>
    <w:rsid w:val="00B560E6"/>
    <w:rsid w:val="00B56743"/>
    <w:rsid w:val="00B603BF"/>
    <w:rsid w:val="00B611E1"/>
    <w:rsid w:val="00B7412E"/>
    <w:rsid w:val="00B83963"/>
    <w:rsid w:val="00B84ACE"/>
    <w:rsid w:val="00BA0138"/>
    <w:rsid w:val="00BA79AE"/>
    <w:rsid w:val="00BA7D9C"/>
    <w:rsid w:val="00BB33F2"/>
    <w:rsid w:val="00BB4580"/>
    <w:rsid w:val="00BC35AB"/>
    <w:rsid w:val="00BC7724"/>
    <w:rsid w:val="00BD5CB2"/>
    <w:rsid w:val="00BE07E5"/>
    <w:rsid w:val="00BE2AF1"/>
    <w:rsid w:val="00BE5CEA"/>
    <w:rsid w:val="00BE6B97"/>
    <w:rsid w:val="00BF1E3D"/>
    <w:rsid w:val="00BF4485"/>
    <w:rsid w:val="00BF5A16"/>
    <w:rsid w:val="00BF7F95"/>
    <w:rsid w:val="00C00001"/>
    <w:rsid w:val="00C02188"/>
    <w:rsid w:val="00C03574"/>
    <w:rsid w:val="00C0671E"/>
    <w:rsid w:val="00C07B11"/>
    <w:rsid w:val="00C30607"/>
    <w:rsid w:val="00C50BF8"/>
    <w:rsid w:val="00C51D2F"/>
    <w:rsid w:val="00C55261"/>
    <w:rsid w:val="00C56224"/>
    <w:rsid w:val="00C635B1"/>
    <w:rsid w:val="00C73493"/>
    <w:rsid w:val="00C73558"/>
    <w:rsid w:val="00C76394"/>
    <w:rsid w:val="00C83709"/>
    <w:rsid w:val="00C85A79"/>
    <w:rsid w:val="00C870B2"/>
    <w:rsid w:val="00C93A54"/>
    <w:rsid w:val="00C94272"/>
    <w:rsid w:val="00C97FE8"/>
    <w:rsid w:val="00CB2FE2"/>
    <w:rsid w:val="00CB340B"/>
    <w:rsid w:val="00CC0551"/>
    <w:rsid w:val="00CC6CA0"/>
    <w:rsid w:val="00CD242D"/>
    <w:rsid w:val="00CE0EB7"/>
    <w:rsid w:val="00CE4F6D"/>
    <w:rsid w:val="00CF0710"/>
    <w:rsid w:val="00CF4005"/>
    <w:rsid w:val="00CF44DF"/>
    <w:rsid w:val="00CF4E9A"/>
    <w:rsid w:val="00D20F51"/>
    <w:rsid w:val="00D247F8"/>
    <w:rsid w:val="00D30AA2"/>
    <w:rsid w:val="00D32AF7"/>
    <w:rsid w:val="00D33043"/>
    <w:rsid w:val="00D54913"/>
    <w:rsid w:val="00D64D0D"/>
    <w:rsid w:val="00D66CBC"/>
    <w:rsid w:val="00D8061E"/>
    <w:rsid w:val="00D87A67"/>
    <w:rsid w:val="00D9112F"/>
    <w:rsid w:val="00D92A7E"/>
    <w:rsid w:val="00DA79C5"/>
    <w:rsid w:val="00DB2993"/>
    <w:rsid w:val="00DB5FF9"/>
    <w:rsid w:val="00DE3DAC"/>
    <w:rsid w:val="00DF2A8B"/>
    <w:rsid w:val="00DF3483"/>
    <w:rsid w:val="00DF7912"/>
    <w:rsid w:val="00E0307E"/>
    <w:rsid w:val="00E056B2"/>
    <w:rsid w:val="00E11AC7"/>
    <w:rsid w:val="00E13035"/>
    <w:rsid w:val="00E13F0D"/>
    <w:rsid w:val="00E17184"/>
    <w:rsid w:val="00E22092"/>
    <w:rsid w:val="00E30351"/>
    <w:rsid w:val="00E4463D"/>
    <w:rsid w:val="00E46D54"/>
    <w:rsid w:val="00E5102F"/>
    <w:rsid w:val="00E51365"/>
    <w:rsid w:val="00E630E4"/>
    <w:rsid w:val="00E7560C"/>
    <w:rsid w:val="00E85347"/>
    <w:rsid w:val="00E8634C"/>
    <w:rsid w:val="00E9045E"/>
    <w:rsid w:val="00E92A4D"/>
    <w:rsid w:val="00EA12AC"/>
    <w:rsid w:val="00EB3843"/>
    <w:rsid w:val="00EB5947"/>
    <w:rsid w:val="00EB5AED"/>
    <w:rsid w:val="00ED7F7C"/>
    <w:rsid w:val="00EE514E"/>
    <w:rsid w:val="00EE561C"/>
    <w:rsid w:val="00EE68E9"/>
    <w:rsid w:val="00EF5089"/>
    <w:rsid w:val="00EF7B9B"/>
    <w:rsid w:val="00F0770B"/>
    <w:rsid w:val="00F127E5"/>
    <w:rsid w:val="00F16F5E"/>
    <w:rsid w:val="00F17489"/>
    <w:rsid w:val="00F201E7"/>
    <w:rsid w:val="00F203D7"/>
    <w:rsid w:val="00F30B15"/>
    <w:rsid w:val="00F33334"/>
    <w:rsid w:val="00F3576F"/>
    <w:rsid w:val="00F36134"/>
    <w:rsid w:val="00F43091"/>
    <w:rsid w:val="00F4381C"/>
    <w:rsid w:val="00F5142D"/>
    <w:rsid w:val="00F54D43"/>
    <w:rsid w:val="00F56C01"/>
    <w:rsid w:val="00F64477"/>
    <w:rsid w:val="00F67264"/>
    <w:rsid w:val="00F803B7"/>
    <w:rsid w:val="00F834F2"/>
    <w:rsid w:val="00F870A4"/>
    <w:rsid w:val="00F90F2A"/>
    <w:rsid w:val="00F962F6"/>
    <w:rsid w:val="00FA2033"/>
    <w:rsid w:val="00FA23A9"/>
    <w:rsid w:val="00FB6408"/>
    <w:rsid w:val="00FB7376"/>
    <w:rsid w:val="00FB7F2E"/>
    <w:rsid w:val="00FC58D7"/>
    <w:rsid w:val="00FD3FD0"/>
    <w:rsid w:val="00FD51FF"/>
    <w:rsid w:val="00FD6DA6"/>
    <w:rsid w:val="00FE00BC"/>
    <w:rsid w:val="00FE4CA0"/>
    <w:rsid w:val="00FE72E4"/>
    <w:rsid w:val="00FF0147"/>
    <w:rsid w:val="012B428C"/>
    <w:rsid w:val="020016E9"/>
    <w:rsid w:val="020B07BA"/>
    <w:rsid w:val="04BC276F"/>
    <w:rsid w:val="04CE1F73"/>
    <w:rsid w:val="08DA0EE6"/>
    <w:rsid w:val="09A80FE4"/>
    <w:rsid w:val="0A590531"/>
    <w:rsid w:val="0BCD088E"/>
    <w:rsid w:val="0CD345CA"/>
    <w:rsid w:val="0DAB146A"/>
    <w:rsid w:val="0E4A266A"/>
    <w:rsid w:val="0E5D27CC"/>
    <w:rsid w:val="0F40581B"/>
    <w:rsid w:val="10030D22"/>
    <w:rsid w:val="11A65662"/>
    <w:rsid w:val="11C646FD"/>
    <w:rsid w:val="11D84431"/>
    <w:rsid w:val="14787B49"/>
    <w:rsid w:val="14D709D0"/>
    <w:rsid w:val="14F059DA"/>
    <w:rsid w:val="16AD7C3A"/>
    <w:rsid w:val="193208CA"/>
    <w:rsid w:val="19B841F8"/>
    <w:rsid w:val="19D74F80"/>
    <w:rsid w:val="1BFE2CE6"/>
    <w:rsid w:val="1C8054A9"/>
    <w:rsid w:val="1DE55F0B"/>
    <w:rsid w:val="1E1D38F7"/>
    <w:rsid w:val="205E1FA5"/>
    <w:rsid w:val="20C242E2"/>
    <w:rsid w:val="22947F00"/>
    <w:rsid w:val="24747FE9"/>
    <w:rsid w:val="25396B3D"/>
    <w:rsid w:val="26FB67A0"/>
    <w:rsid w:val="271676EA"/>
    <w:rsid w:val="273B094A"/>
    <w:rsid w:val="277606D2"/>
    <w:rsid w:val="27DF5779"/>
    <w:rsid w:val="28441A80"/>
    <w:rsid w:val="29D26027"/>
    <w:rsid w:val="29F51284"/>
    <w:rsid w:val="2B8D373E"/>
    <w:rsid w:val="2C002162"/>
    <w:rsid w:val="2D391DD0"/>
    <w:rsid w:val="2D60110A"/>
    <w:rsid w:val="2E0F053C"/>
    <w:rsid w:val="2EA30479"/>
    <w:rsid w:val="319E1308"/>
    <w:rsid w:val="31C3610C"/>
    <w:rsid w:val="31CC113C"/>
    <w:rsid w:val="32FB2EBD"/>
    <w:rsid w:val="345B6AD0"/>
    <w:rsid w:val="348A3000"/>
    <w:rsid w:val="35696FCA"/>
    <w:rsid w:val="36FD3E6E"/>
    <w:rsid w:val="375A6BCB"/>
    <w:rsid w:val="39131727"/>
    <w:rsid w:val="39142F9B"/>
    <w:rsid w:val="396226AE"/>
    <w:rsid w:val="3B464036"/>
    <w:rsid w:val="3C8207BC"/>
    <w:rsid w:val="3D3954D4"/>
    <w:rsid w:val="3D826E7B"/>
    <w:rsid w:val="3D8F2D8E"/>
    <w:rsid w:val="3D934BE4"/>
    <w:rsid w:val="3DC2196D"/>
    <w:rsid w:val="3EAE5A4E"/>
    <w:rsid w:val="3EE22EC0"/>
    <w:rsid w:val="408B6047"/>
    <w:rsid w:val="41B11ADD"/>
    <w:rsid w:val="42DA557B"/>
    <w:rsid w:val="42F223AD"/>
    <w:rsid w:val="43E75C8A"/>
    <w:rsid w:val="4464552C"/>
    <w:rsid w:val="45C92E41"/>
    <w:rsid w:val="45F74A55"/>
    <w:rsid w:val="460E39A2"/>
    <w:rsid w:val="483B2A48"/>
    <w:rsid w:val="4A58168F"/>
    <w:rsid w:val="4B0709C0"/>
    <w:rsid w:val="4B2C48CA"/>
    <w:rsid w:val="4B726781"/>
    <w:rsid w:val="4C2F01CE"/>
    <w:rsid w:val="4CE865CF"/>
    <w:rsid w:val="4DC1638E"/>
    <w:rsid w:val="4EA84268"/>
    <w:rsid w:val="4F5543EF"/>
    <w:rsid w:val="4F960564"/>
    <w:rsid w:val="4F9B413C"/>
    <w:rsid w:val="4F9C201E"/>
    <w:rsid w:val="509465B4"/>
    <w:rsid w:val="536A2433"/>
    <w:rsid w:val="54A825DD"/>
    <w:rsid w:val="552858C1"/>
    <w:rsid w:val="560460FE"/>
    <w:rsid w:val="569752EE"/>
    <w:rsid w:val="5A15485D"/>
    <w:rsid w:val="5ABA3CA0"/>
    <w:rsid w:val="5B0F1E68"/>
    <w:rsid w:val="5BCD197A"/>
    <w:rsid w:val="5D0B07E3"/>
    <w:rsid w:val="5D2E44D2"/>
    <w:rsid w:val="61DC274E"/>
    <w:rsid w:val="647C3D75"/>
    <w:rsid w:val="668A09CB"/>
    <w:rsid w:val="66BE3FA5"/>
    <w:rsid w:val="66CD2666"/>
    <w:rsid w:val="68902F0B"/>
    <w:rsid w:val="68C53F3C"/>
    <w:rsid w:val="6974326C"/>
    <w:rsid w:val="6AD77F57"/>
    <w:rsid w:val="6B961BC0"/>
    <w:rsid w:val="6C1F1BB5"/>
    <w:rsid w:val="6C6128F6"/>
    <w:rsid w:val="6CF0605D"/>
    <w:rsid w:val="703D085C"/>
    <w:rsid w:val="70D3639D"/>
    <w:rsid w:val="70E60EF4"/>
    <w:rsid w:val="71A16BC9"/>
    <w:rsid w:val="71AF7537"/>
    <w:rsid w:val="71BB4E51"/>
    <w:rsid w:val="72712A3F"/>
    <w:rsid w:val="7298621E"/>
    <w:rsid w:val="72D07765"/>
    <w:rsid w:val="74161AF0"/>
    <w:rsid w:val="751853F4"/>
    <w:rsid w:val="763C0E2B"/>
    <w:rsid w:val="76B72368"/>
    <w:rsid w:val="77901BB9"/>
    <w:rsid w:val="78D6184E"/>
    <w:rsid w:val="79D12015"/>
    <w:rsid w:val="7C1D1542"/>
    <w:rsid w:val="7D4D7672"/>
    <w:rsid w:val="7D782ED3"/>
    <w:rsid w:val="7DC720AD"/>
    <w:rsid w:val="7ECA59B1"/>
    <w:rsid w:val="7F5D499F"/>
    <w:rsid w:val="7FA5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38481C"/>
  <w15:docId w15:val="{75B254CD-9E0C-46A1-B42D-409971B58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6" w:semiHidden="1" w:qFormat="1"/>
    <w:lsdException w:name="toc 7" w:semiHidden="1" w:qFormat="1"/>
    <w:lsdException w:name="annotation text"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tabs>
        <w:tab w:val="left" w:pos="377"/>
      </w:tabs>
      <w:spacing w:line="300" w:lineRule="auto"/>
      <w:jc w:val="both"/>
    </w:pPr>
    <w:rPr>
      <w:sz w:val="24"/>
      <w:szCs w:val="24"/>
    </w:rPr>
  </w:style>
  <w:style w:type="paragraph" w:styleId="1">
    <w:name w:val="heading 1"/>
    <w:basedOn w:val="a"/>
    <w:next w:val="a"/>
    <w:link w:val="10"/>
    <w:qFormat/>
    <w:pPr>
      <w:keepNext/>
      <w:keepLines/>
      <w:spacing w:after="220" w:line="360" w:lineRule="auto"/>
      <w:outlineLvl w:val="0"/>
    </w:pPr>
    <w:rPr>
      <w:rFonts w:ascii="黑体" w:eastAsia="黑体"/>
      <w:bCs/>
      <w:kern w:val="44"/>
      <w:sz w:val="30"/>
      <w:szCs w:val="30"/>
    </w:rPr>
  </w:style>
  <w:style w:type="paragraph" w:styleId="2">
    <w:name w:val="heading 2"/>
    <w:basedOn w:val="a"/>
    <w:next w:val="a"/>
    <w:qFormat/>
    <w:pPr>
      <w:keepNext/>
      <w:keepLines/>
      <w:spacing w:beforeLines="50" w:line="360" w:lineRule="auto"/>
      <w:outlineLvl w:val="1"/>
    </w:pPr>
    <w:rPr>
      <w:rFonts w:ascii="黑体" w:eastAsia="黑体"/>
      <w:bCs/>
      <w:sz w:val="28"/>
      <w:szCs w:val="28"/>
    </w:rPr>
  </w:style>
  <w:style w:type="paragraph" w:styleId="3">
    <w:name w:val="heading 3"/>
    <w:basedOn w:val="a"/>
    <w:next w:val="a"/>
    <w:qFormat/>
    <w:pPr>
      <w:keepNext/>
      <w:keepLines/>
      <w:spacing w:beforeLines="50" w:line="360" w:lineRule="auto"/>
      <w:outlineLvl w:val="2"/>
    </w:pPr>
    <w:rPr>
      <w:rFonts w:ascii="黑体" w:eastAsia="黑体"/>
      <w:bCs/>
      <w:szCs w:val="32"/>
    </w:rPr>
  </w:style>
  <w:style w:type="paragraph" w:styleId="4">
    <w:name w:val="heading 4"/>
    <w:basedOn w:val="a"/>
    <w:next w:val="a"/>
    <w:qFormat/>
    <w:pPr>
      <w:keepNext/>
      <w:keepLines/>
      <w:spacing w:before="240" w:after="240" w:line="360" w:lineRule="auto"/>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semiHidden/>
    <w:qFormat/>
    <w:pPr>
      <w:widowControl w:val="0"/>
      <w:tabs>
        <w:tab w:val="clear" w:pos="377"/>
      </w:tabs>
      <w:spacing w:line="240" w:lineRule="auto"/>
      <w:ind w:leftChars="1200" w:left="2520"/>
    </w:pPr>
    <w:rPr>
      <w:kern w:val="2"/>
      <w:sz w:val="21"/>
    </w:rPr>
  </w:style>
  <w:style w:type="paragraph" w:styleId="a3">
    <w:name w:val="annotation text"/>
    <w:basedOn w:val="a"/>
    <w:link w:val="a4"/>
    <w:qFormat/>
    <w:pPr>
      <w:jc w:val="left"/>
    </w:pPr>
  </w:style>
  <w:style w:type="paragraph" w:styleId="30">
    <w:name w:val="toc 3"/>
    <w:basedOn w:val="a"/>
    <w:next w:val="a"/>
    <w:uiPriority w:val="39"/>
    <w:qFormat/>
    <w:pPr>
      <w:tabs>
        <w:tab w:val="clear" w:pos="377"/>
      </w:tabs>
      <w:ind w:leftChars="400" w:left="840"/>
    </w:pPr>
  </w:style>
  <w:style w:type="paragraph" w:styleId="a5">
    <w:name w:val="Balloon Text"/>
    <w:basedOn w:val="a"/>
    <w:semiHidden/>
    <w:qFormat/>
    <w:rPr>
      <w:sz w:val="18"/>
      <w:szCs w:val="18"/>
    </w:rPr>
  </w:style>
  <w:style w:type="paragraph" w:styleId="a6">
    <w:name w:val="footer"/>
    <w:basedOn w:val="a"/>
    <w:qFormat/>
    <w:pPr>
      <w:tabs>
        <w:tab w:val="clear" w:pos="377"/>
        <w:tab w:val="center" w:pos="4153"/>
        <w:tab w:val="right" w:pos="8306"/>
      </w:tabs>
      <w:spacing w:before="600" w:line="180" w:lineRule="atLeast"/>
      <w:jc w:val="left"/>
    </w:pPr>
    <w:rPr>
      <w:sz w:val="18"/>
      <w:szCs w:val="18"/>
    </w:rPr>
  </w:style>
  <w:style w:type="paragraph" w:styleId="a7">
    <w:name w:val="header"/>
    <w:basedOn w:val="a"/>
    <w:link w:val="a8"/>
    <w:uiPriority w:val="99"/>
    <w:qFormat/>
    <w:pPr>
      <w:keepLines/>
      <w:pBdr>
        <w:bottom w:val="single" w:sz="6" w:space="1" w:color="auto"/>
      </w:pBdr>
      <w:tabs>
        <w:tab w:val="clear" w:pos="377"/>
        <w:tab w:val="center" w:pos="4153"/>
        <w:tab w:val="right" w:pos="8306"/>
      </w:tabs>
      <w:snapToGrid w:val="0"/>
      <w:spacing w:after="600" w:line="180" w:lineRule="atLeast"/>
      <w:jc w:val="center"/>
    </w:pPr>
    <w:rPr>
      <w:spacing w:val="-5"/>
      <w:sz w:val="21"/>
      <w:szCs w:val="21"/>
    </w:rPr>
  </w:style>
  <w:style w:type="paragraph" w:styleId="11">
    <w:name w:val="toc 1"/>
    <w:basedOn w:val="a"/>
    <w:next w:val="a"/>
    <w:uiPriority w:val="39"/>
    <w:qFormat/>
    <w:pPr>
      <w:tabs>
        <w:tab w:val="clear" w:pos="377"/>
      </w:tabs>
    </w:pPr>
  </w:style>
  <w:style w:type="paragraph" w:styleId="6">
    <w:name w:val="toc 6"/>
    <w:basedOn w:val="a"/>
    <w:next w:val="a"/>
    <w:semiHidden/>
    <w:qFormat/>
    <w:pPr>
      <w:widowControl w:val="0"/>
      <w:tabs>
        <w:tab w:val="clear" w:pos="377"/>
      </w:tabs>
      <w:spacing w:line="240" w:lineRule="auto"/>
      <w:ind w:leftChars="1000" w:left="2100"/>
    </w:pPr>
    <w:rPr>
      <w:kern w:val="2"/>
      <w:sz w:val="21"/>
    </w:rPr>
  </w:style>
  <w:style w:type="paragraph" w:styleId="20">
    <w:name w:val="toc 2"/>
    <w:basedOn w:val="a"/>
    <w:next w:val="a"/>
    <w:uiPriority w:val="39"/>
    <w:qFormat/>
    <w:pPr>
      <w:tabs>
        <w:tab w:val="clear" w:pos="377"/>
      </w:tabs>
      <w:ind w:leftChars="200" w:left="420"/>
    </w:pPr>
  </w:style>
  <w:style w:type="table" w:styleId="a9">
    <w:name w:val="Table Grid"/>
    <w:basedOn w:val="a1"/>
    <w:qFormat/>
    <w:pPr>
      <w:widowControl w:val="0"/>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qFormat/>
  </w:style>
  <w:style w:type="character" w:styleId="ab">
    <w:name w:val="Hyperlink"/>
    <w:uiPriority w:val="99"/>
    <w:qFormat/>
    <w:rPr>
      <w:color w:val="0000FF"/>
      <w:u w:val="single"/>
    </w:rPr>
  </w:style>
  <w:style w:type="character" w:customStyle="1" w:styleId="Char">
    <w:name w:val="图名中文 Char"/>
    <w:link w:val="ac"/>
    <w:qFormat/>
    <w:rPr>
      <w:rFonts w:ascii="宋体" w:eastAsia="宋体" w:hAnsi="宋体"/>
      <w:sz w:val="21"/>
      <w:szCs w:val="21"/>
      <w:lang w:val="en-US" w:eastAsia="en-US" w:bidi="en-US"/>
    </w:rPr>
  </w:style>
  <w:style w:type="paragraph" w:customStyle="1" w:styleId="ac">
    <w:name w:val="图名中文"/>
    <w:basedOn w:val="a"/>
    <w:link w:val="Char"/>
    <w:qFormat/>
    <w:pPr>
      <w:tabs>
        <w:tab w:val="clear" w:pos="377"/>
      </w:tabs>
      <w:snapToGrid w:val="0"/>
      <w:ind w:firstLineChars="200" w:firstLine="480"/>
      <w:jc w:val="center"/>
    </w:pPr>
    <w:rPr>
      <w:rFonts w:ascii="宋体" w:hAnsi="宋体"/>
      <w:sz w:val="21"/>
      <w:szCs w:val="21"/>
      <w:lang w:eastAsia="en-US" w:bidi="en-US"/>
    </w:rPr>
  </w:style>
  <w:style w:type="character" w:customStyle="1" w:styleId="Char0">
    <w:name w:val="关键词题头 Char"/>
    <w:qFormat/>
    <w:rPr>
      <w:rFonts w:ascii="黑体" w:eastAsia="黑体"/>
      <w:sz w:val="24"/>
      <w:szCs w:val="24"/>
      <w:lang w:bidi="en-US"/>
    </w:rPr>
  </w:style>
  <w:style w:type="character" w:customStyle="1" w:styleId="a8">
    <w:name w:val="页眉 字符"/>
    <w:link w:val="a7"/>
    <w:uiPriority w:val="99"/>
    <w:qFormat/>
    <w:rPr>
      <w:spacing w:val="-5"/>
      <w:sz w:val="21"/>
      <w:szCs w:val="21"/>
    </w:rPr>
  </w:style>
  <w:style w:type="character" w:customStyle="1" w:styleId="Char1">
    <w:name w:val="关键词 Char"/>
    <w:qFormat/>
    <w:rPr>
      <w:rFonts w:ascii="仿宋_GB2312" w:eastAsia="仿宋_GB2312"/>
      <w:sz w:val="24"/>
      <w:szCs w:val="24"/>
      <w:lang w:bidi="en-US"/>
    </w:rPr>
  </w:style>
  <w:style w:type="character" w:customStyle="1" w:styleId="Char2">
    <w:name w:val="参考文献正文 Char"/>
    <w:link w:val="ad"/>
    <w:qFormat/>
    <w:rPr>
      <w:rFonts w:ascii="宋体" w:eastAsia="宋体" w:hAnsi="宋体"/>
      <w:sz w:val="21"/>
      <w:szCs w:val="21"/>
      <w:lang w:val="en-US" w:eastAsia="zh-CN" w:bidi="en-US"/>
    </w:rPr>
  </w:style>
  <w:style w:type="paragraph" w:customStyle="1" w:styleId="ad">
    <w:name w:val="参考文献正文"/>
    <w:basedOn w:val="a"/>
    <w:link w:val="Char2"/>
    <w:qFormat/>
    <w:pPr>
      <w:tabs>
        <w:tab w:val="clear" w:pos="377"/>
      </w:tabs>
      <w:snapToGrid w:val="0"/>
      <w:ind w:firstLineChars="200" w:firstLine="480"/>
      <w:jc w:val="left"/>
    </w:pPr>
    <w:rPr>
      <w:rFonts w:ascii="宋体" w:hAnsi="宋体"/>
      <w:sz w:val="21"/>
      <w:szCs w:val="21"/>
      <w:lang w:bidi="en-US"/>
    </w:rPr>
  </w:style>
  <w:style w:type="character" w:customStyle="1" w:styleId="Char3">
    <w:name w:val="图名英文 Char"/>
    <w:link w:val="ae"/>
    <w:qFormat/>
    <w:rPr>
      <w:rFonts w:eastAsia="宋体"/>
      <w:sz w:val="21"/>
      <w:szCs w:val="21"/>
      <w:lang w:val="en-US" w:eastAsia="en-US" w:bidi="en-US"/>
    </w:rPr>
  </w:style>
  <w:style w:type="paragraph" w:customStyle="1" w:styleId="ae">
    <w:name w:val="图名英文"/>
    <w:basedOn w:val="a"/>
    <w:link w:val="Char3"/>
    <w:qFormat/>
    <w:pPr>
      <w:tabs>
        <w:tab w:val="clear" w:pos="377"/>
      </w:tabs>
      <w:snapToGrid w:val="0"/>
      <w:ind w:firstLineChars="200" w:firstLine="480"/>
      <w:jc w:val="center"/>
    </w:pPr>
    <w:rPr>
      <w:sz w:val="21"/>
      <w:szCs w:val="21"/>
      <w:lang w:eastAsia="en-US" w:bidi="en-US"/>
    </w:rPr>
  </w:style>
  <w:style w:type="character" w:customStyle="1" w:styleId="1Char">
    <w:name w:val="正文1 Char"/>
    <w:link w:val="12"/>
    <w:qFormat/>
    <w:rPr>
      <w:rFonts w:eastAsia="宋体"/>
      <w:sz w:val="24"/>
      <w:lang w:val="en-US" w:eastAsia="en-US" w:bidi="en-US"/>
    </w:rPr>
  </w:style>
  <w:style w:type="paragraph" w:customStyle="1" w:styleId="12">
    <w:name w:val="正文1"/>
    <w:basedOn w:val="a"/>
    <w:link w:val="1Char"/>
    <w:qFormat/>
    <w:pPr>
      <w:tabs>
        <w:tab w:val="clear" w:pos="377"/>
      </w:tabs>
      <w:snapToGrid w:val="0"/>
      <w:ind w:firstLineChars="200" w:firstLine="480"/>
      <w:jc w:val="left"/>
    </w:pPr>
    <w:rPr>
      <w:szCs w:val="20"/>
      <w:lang w:eastAsia="en-US" w:bidi="en-US"/>
    </w:rPr>
  </w:style>
  <w:style w:type="character" w:customStyle="1" w:styleId="Char4">
    <w:name w:val="英文关键词 Char"/>
    <w:qFormat/>
    <w:rPr>
      <w:rFonts w:ascii="Calibri" w:eastAsia="宋体" w:hAnsi="Calibri"/>
      <w:sz w:val="24"/>
      <w:szCs w:val="24"/>
      <w:lang w:eastAsia="en-US" w:bidi="en-US"/>
    </w:rPr>
  </w:style>
  <w:style w:type="paragraph" w:customStyle="1" w:styleId="13">
    <w:name w:val="样式 参考文献标题 + 段后: 1 行"/>
    <w:basedOn w:val="a"/>
    <w:link w:val="1Char0"/>
    <w:qFormat/>
    <w:pPr>
      <w:keepNext/>
      <w:tabs>
        <w:tab w:val="clear" w:pos="377"/>
      </w:tabs>
      <w:snapToGrid w:val="0"/>
      <w:spacing w:afterLines="100" w:line="360" w:lineRule="auto"/>
      <w:jc w:val="center"/>
      <w:outlineLvl w:val="0"/>
    </w:pPr>
    <w:rPr>
      <w:rFonts w:ascii="Cambria" w:eastAsia="黑体" w:hAnsi="Cambria" w:cs="宋体"/>
      <w:kern w:val="32"/>
      <w:sz w:val="30"/>
      <w:szCs w:val="20"/>
      <w:lang w:bidi="en-US"/>
    </w:rPr>
  </w:style>
  <w:style w:type="paragraph" w:customStyle="1" w:styleId="110">
    <w:name w:val="样式 标题 1 + 段后: 1 行"/>
    <w:basedOn w:val="1"/>
    <w:qFormat/>
    <w:pPr>
      <w:keepLines w:val="0"/>
      <w:tabs>
        <w:tab w:val="clear" w:pos="377"/>
      </w:tabs>
      <w:snapToGrid w:val="0"/>
      <w:spacing w:afterLines="100"/>
      <w:jc w:val="left"/>
    </w:pPr>
    <w:rPr>
      <w:rFonts w:ascii="Cambria" w:hAnsi="Cambria" w:cs="宋体"/>
      <w:bCs w:val="0"/>
      <w:kern w:val="32"/>
      <w:szCs w:val="20"/>
      <w:lang w:bidi="en-US"/>
    </w:rPr>
  </w:style>
  <w:style w:type="character" w:customStyle="1" w:styleId="10">
    <w:name w:val="标题 1 字符"/>
    <w:link w:val="1"/>
    <w:qFormat/>
    <w:rPr>
      <w:rFonts w:ascii="黑体" w:eastAsia="黑体"/>
      <w:bCs/>
      <w:kern w:val="44"/>
      <w:sz w:val="30"/>
      <w:szCs w:val="30"/>
    </w:rPr>
  </w:style>
  <w:style w:type="character" w:customStyle="1" w:styleId="1Char0">
    <w:name w:val="样式 参考文献标题 + 段后: 1 行 Char"/>
    <w:link w:val="13"/>
    <w:qFormat/>
    <w:rPr>
      <w:rFonts w:ascii="Cambria" w:eastAsia="黑体" w:hAnsi="Cambria" w:cs="宋体"/>
      <w:kern w:val="32"/>
      <w:sz w:val="30"/>
      <w:szCs w:val="20"/>
      <w:lang w:bidi="en-US"/>
    </w:rPr>
  </w:style>
  <w:style w:type="paragraph" w:customStyle="1" w:styleId="TOC1">
    <w:name w:val="TOC 标题1"/>
    <w:basedOn w:val="1"/>
    <w:next w:val="a"/>
    <w:uiPriority w:val="39"/>
    <w:unhideWhenUsed/>
    <w:qFormat/>
    <w:pPr>
      <w:tabs>
        <w:tab w:val="clear" w:pos="377"/>
      </w:tabs>
      <w:spacing w:before="240" w:after="0" w:line="259" w:lineRule="auto"/>
      <w:jc w:val="left"/>
      <w:outlineLvl w:val="9"/>
    </w:pPr>
    <w:rPr>
      <w:rFonts w:asciiTheme="majorHAnsi" w:eastAsiaTheme="majorEastAsia" w:hAnsiTheme="majorHAnsi" w:cstheme="majorBidi"/>
      <w:bCs w:val="0"/>
      <w:color w:val="365F91" w:themeColor="accent1" w:themeShade="BF"/>
      <w:kern w:val="0"/>
      <w:sz w:val="32"/>
      <w:szCs w:val="32"/>
    </w:rPr>
  </w:style>
  <w:style w:type="paragraph" w:customStyle="1" w:styleId="14">
    <w:name w:val="修订1"/>
    <w:hidden/>
    <w:uiPriority w:val="99"/>
    <w:unhideWhenUsed/>
    <w:qFormat/>
    <w:rPr>
      <w:sz w:val="24"/>
      <w:szCs w:val="24"/>
    </w:rPr>
  </w:style>
  <w:style w:type="paragraph" w:customStyle="1" w:styleId="21">
    <w:name w:val="修订2"/>
    <w:hidden/>
    <w:uiPriority w:val="99"/>
    <w:unhideWhenUsed/>
    <w:qFormat/>
    <w:rPr>
      <w:sz w:val="24"/>
      <w:szCs w:val="24"/>
    </w:rPr>
  </w:style>
  <w:style w:type="character" w:styleId="af">
    <w:name w:val="line number"/>
    <w:basedOn w:val="a0"/>
    <w:rsid w:val="00373B21"/>
  </w:style>
  <w:style w:type="paragraph" w:styleId="af0">
    <w:name w:val="Title"/>
    <w:basedOn w:val="a"/>
    <w:next w:val="a"/>
    <w:link w:val="af1"/>
    <w:qFormat/>
    <w:rsid w:val="004910B2"/>
    <w:pPr>
      <w:spacing w:before="240" w:after="60"/>
      <w:jc w:val="center"/>
      <w:outlineLvl w:val="0"/>
    </w:pPr>
    <w:rPr>
      <w:rFonts w:asciiTheme="majorHAnsi" w:eastAsiaTheme="majorEastAsia" w:hAnsiTheme="majorHAnsi" w:cstheme="majorBidi"/>
      <w:b/>
      <w:bCs/>
      <w:sz w:val="32"/>
      <w:szCs w:val="32"/>
    </w:rPr>
  </w:style>
  <w:style w:type="character" w:customStyle="1" w:styleId="af1">
    <w:name w:val="标题 字符"/>
    <w:basedOn w:val="a0"/>
    <w:link w:val="af0"/>
    <w:rsid w:val="004910B2"/>
    <w:rPr>
      <w:rFonts w:asciiTheme="majorHAnsi" w:eastAsiaTheme="majorEastAsia" w:hAnsiTheme="majorHAnsi" w:cstheme="majorBidi"/>
      <w:b/>
      <w:bCs/>
      <w:sz w:val="32"/>
      <w:szCs w:val="32"/>
    </w:rPr>
  </w:style>
  <w:style w:type="table" w:styleId="5">
    <w:name w:val="Plain Table 5"/>
    <w:basedOn w:val="a1"/>
    <w:uiPriority w:val="45"/>
    <w:rsid w:val="004C129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5">
    <w:name w:val="Grid Table 1 Light"/>
    <w:basedOn w:val="a1"/>
    <w:uiPriority w:val="46"/>
    <w:rsid w:val="004C129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2">
    <w:name w:val="annotation reference"/>
    <w:basedOn w:val="a0"/>
    <w:rsid w:val="008B6BF4"/>
    <w:rPr>
      <w:sz w:val="21"/>
      <w:szCs w:val="21"/>
    </w:rPr>
  </w:style>
  <w:style w:type="paragraph" w:styleId="af3">
    <w:name w:val="annotation subject"/>
    <w:basedOn w:val="a3"/>
    <w:next w:val="a3"/>
    <w:link w:val="af4"/>
    <w:semiHidden/>
    <w:unhideWhenUsed/>
    <w:rsid w:val="008B6BF4"/>
    <w:rPr>
      <w:b/>
      <w:bCs/>
    </w:rPr>
  </w:style>
  <w:style w:type="character" w:customStyle="1" w:styleId="a4">
    <w:name w:val="批注文字 字符"/>
    <w:basedOn w:val="a0"/>
    <w:link w:val="a3"/>
    <w:rsid w:val="008B6BF4"/>
    <w:rPr>
      <w:sz w:val="24"/>
      <w:szCs w:val="24"/>
    </w:rPr>
  </w:style>
  <w:style w:type="character" w:customStyle="1" w:styleId="af4">
    <w:name w:val="批注主题 字符"/>
    <w:basedOn w:val="a4"/>
    <w:link w:val="af3"/>
    <w:semiHidden/>
    <w:rsid w:val="008B6BF4"/>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7.png"/><Relationship Id="rId39" Type="http://schemas.microsoft.com/office/2011/relationships/people" Target="people.xml"/><Relationship Id="rId21" Type="http://schemas.openxmlformats.org/officeDocument/2006/relationships/image" Target="media/image2.png"/><Relationship Id="rId34" Type="http://schemas.openxmlformats.org/officeDocument/2006/relationships/header" Target="header7.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oter" Target="footer6.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8.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B4AD98-A6DB-4848-B0C3-AB368CA09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Template>
  <TotalTime>290</TotalTime>
  <Pages>39</Pages>
  <Words>3601</Words>
  <Characters>20527</Characters>
  <Application>Microsoft Office Word</Application>
  <DocSecurity>0</DocSecurity>
  <Lines>171</Lines>
  <Paragraphs>48</Paragraphs>
  <ScaleCrop>false</ScaleCrop>
  <Company>MicroSoft</Company>
  <LinksUpToDate>false</LinksUpToDate>
  <CharactersWithSpaces>24080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沈阳建筑大学本科毕业设计（论文）模板</dc:title>
  <dc:subject>模板</dc:subject>
  <dc:creator>tomtree</dc:creator>
  <cp:lastModifiedBy>a</cp:lastModifiedBy>
  <cp:revision>82</cp:revision>
  <cp:lastPrinted>2015-12-07T08:42:00Z</cp:lastPrinted>
  <dcterms:created xsi:type="dcterms:W3CDTF">2023-12-04T09:32:00Z</dcterms:created>
  <dcterms:modified xsi:type="dcterms:W3CDTF">2026-05-25T13:23:00Z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2052-12.1.0.15712</vt:lpwstr>
  </property>
  <property fmtid="{D5CDD505-2E9C-101B-9397-08002B2CF9AE}" pid="4" name="ICV">
    <vt:lpwstr>75D8DC40FECC4B598CCC7B30561FF063</vt:lpwstr>
  </property>
</Properties>
</file>