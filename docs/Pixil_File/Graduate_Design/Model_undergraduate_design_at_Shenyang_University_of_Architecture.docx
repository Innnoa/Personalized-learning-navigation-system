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690"/>
          <w:tab w:val="left" w:pos="3982"/>
        </w:tabs>
      </w:pPr>
      <w:r>
        <mc:AlternateContent>
          <mc:Choice Requires="wps">
            <w:drawing>
              <wp:anchor distT="0" distB="0" distL="114300" distR="114300" simplePos="0" relativeHeight="251659264" behindDoc="0" locked="0" layoutInCell="1" allowOverlap="1">
                <wp:simplePos x="0" y="0"/>
                <wp:positionH relativeFrom="column">
                  <wp:posOffset>648970</wp:posOffset>
                </wp:positionH>
                <wp:positionV relativeFrom="paragraph">
                  <wp:posOffset>-453390</wp:posOffset>
                </wp:positionV>
                <wp:extent cx="2277110" cy="636270"/>
                <wp:effectExtent l="6350" t="9525" r="402590" b="68580"/>
                <wp:wrapNone/>
                <wp:docPr id="558146392" name="AutoShape 109"/>
                <wp:cNvGraphicFramePr/>
                <a:graphic xmlns:a="http://schemas.openxmlformats.org/drawingml/2006/main">
                  <a:graphicData uri="http://schemas.microsoft.com/office/word/2010/wordprocessingShape">
                    <wps:wsp>
                      <wps:cNvSpPr>
                        <a:spLocks noChangeArrowheads="1"/>
                      </wps:cNvSpPr>
                      <wps:spPr bwMode="auto">
                        <a:xfrm>
                          <a:off x="0" y="0"/>
                          <a:ext cx="2277110" cy="636270"/>
                        </a:xfrm>
                        <a:prstGeom prst="wedgeRoundRectCallout">
                          <a:avLst>
                            <a:gd name="adj1" fmla="val 65949"/>
                            <a:gd name="adj2" fmla="val 56389"/>
                            <a:gd name="adj3" fmla="val 16667"/>
                          </a:avLst>
                        </a:prstGeom>
                        <a:noFill/>
                        <a:ln w="9525">
                          <a:solidFill>
                            <a:srgbClr val="0000FF"/>
                          </a:solidFill>
                          <a:miter lim="800000"/>
                        </a:ln>
                      </wps:spPr>
                      <wps:txbx>
                        <w:txbxContent>
                          <w:p>
                            <w:pPr>
                              <w:rPr>
                                <w:color w:val="000080"/>
                                <w:sz w:val="21"/>
                                <w:szCs w:val="21"/>
                              </w:rPr>
                            </w:pPr>
                            <w:r>
                              <w:rPr>
                                <w:rFonts w:hint="eastAsia"/>
                                <w:color w:val="000080"/>
                                <w:sz w:val="21"/>
                                <w:szCs w:val="21"/>
                              </w:rPr>
                              <w:t>注：居中，黑体，小一号，加黑。</w:t>
                            </w: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AutoShape 109" o:spid="_x0000_s1026" o:spt="62" type="#_x0000_t62" style="position:absolute;left:0pt;margin-left:51.1pt;margin-top:-35.7pt;height:50.1pt;width:179.3pt;z-index:251659264;mso-width-relative:page;mso-height-relative:page;" filled="f" stroked="t" coordsize="21600,21600" o:gfxdata="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EdCb/2AAAAAoBAAAPAAAAAAAAAAEAIAAAACIAAABkcnMvZG93bnJldi54&#10;bWxQSwECFAAUAAAACACHTuJA+kRWYmwCAADkBAAADgAAAAAAAAABACAAAAAnAQAAZHJzL2Uyb0Rv&#10;Yy54bWxQSwUGAAAAAAYABgBZAQAABQYAAAAA&#10;" adj="25045,22980,14400">
                <v:fill on="f" focussize="0,0"/>
                <v:stroke color="#0000FF" miterlimit="8" joinstyle="miter"/>
                <v:imagedata o:title=""/>
                <o:lock v:ext="edit" aspectratio="f"/>
                <v:textbox>
                  <w:txbxContent>
                    <w:p>
                      <w:pPr>
                        <w:rPr>
                          <w:color w:val="000080"/>
                          <w:sz w:val="21"/>
                          <w:szCs w:val="21"/>
                        </w:rPr>
                      </w:pPr>
                      <w:r>
                        <w:rPr>
                          <w:rFonts w:hint="eastAsia"/>
                          <w:color w:val="000080"/>
                          <w:sz w:val="21"/>
                          <w:szCs w:val="21"/>
                        </w:rPr>
                        <w:t>注：居中，黑体，小一号，加黑。</w:t>
                      </w:r>
                      <w:r>
                        <w:rPr>
                          <w:rFonts w:hint="eastAsia"/>
                          <w:color w:val="000080"/>
                          <w:sz w:val="21"/>
                          <w:szCs w:val="21"/>
                          <w:u w:val="double"/>
                        </w:rPr>
                        <w:t>阅后删除此文本框。</w:t>
                      </w:r>
                    </w:p>
                  </w:txbxContent>
                </v:textbox>
              </v:shape>
            </w:pict>
          </mc:Fallback>
        </mc:AlternateContent>
      </w:r>
    </w:p>
    <w:p>
      <w:pPr>
        <w:jc w:val="center"/>
        <w:rPr>
          <w:rFonts w:ascii="黑体" w:hAnsi="黑体" w:eastAsia="黑体"/>
          <w:b/>
          <w:sz w:val="48"/>
          <w:szCs w:val="48"/>
        </w:rPr>
      </w:pPr>
      <w:r>
        <w:rPr>
          <w:rFonts w:hint="eastAsia" w:ascii="黑体" w:hAnsi="黑体" w:eastAsia="黑体"/>
          <w:b/>
          <w:sz w:val="48"/>
          <w:szCs w:val="48"/>
        </w:rPr>
        <w:t xml:space="preserve">沈阳建筑大学本科毕业设计              </w:t>
      </w:r>
    </w:p>
    <w:p>
      <w:bookmarkStart w:id="143" w:name="_GoBack"/>
      <w:bookmarkEnd w:id="143"/>
    </w:p>
    <w:p/>
    <w:p>
      <w:pPr>
        <w:jc w:val="center"/>
        <w:rPr>
          <w:rFonts w:ascii="宋体" w:hAnsi="宋体"/>
          <w:b/>
          <w:sz w:val="44"/>
          <w:szCs w:val="44"/>
        </w:rPr>
      </w:pPr>
      <w:r>
        <w:rPr>
          <w:rFonts w:hint="eastAsia" w:ascii="华文细黑" w:hAnsi="华文细黑" w:eastAsia="华文细黑"/>
          <w:b/>
          <w:sz w:val="44"/>
          <w:szCs w:val="44"/>
          <w:lang w:bidi="en-US"/>
        </w:rPr>
        <w:t>沈阳建筑大学本科毕业设计题目</w:t>
      </w:r>
    </w:p>
    <w:p>
      <w:pPr>
        <w:tabs>
          <w:tab w:val="clear" w:pos="377"/>
        </w:tabs>
        <w:spacing w:line="240" w:lineRule="auto"/>
        <w:ind w:left="-233" w:leftChars="-97" w:right="-132" w:rightChars="-55"/>
        <w:jc w:val="center"/>
      </w:pPr>
      <w:r>
        <w:rPr>
          <w:b/>
          <w:color w:val="000000"/>
          <w:sz w:val="32"/>
          <w:szCs w:val="32"/>
        </w:rPr>
        <w:t xml:space="preserve">The Subject of Undergraduate Graduation Project of </w:t>
      </w:r>
      <w:r>
        <w:rPr>
          <w:rFonts w:hint="eastAsia"/>
          <w:b/>
          <w:color w:val="000000"/>
          <w:sz w:val="32"/>
          <w:szCs w:val="32"/>
          <w:highlight w:val="none"/>
        </w:rPr>
        <w:t>SJZU</w:t>
      </w:r>
    </w:p>
    <w:p>
      <w:r>
        <mc:AlternateContent>
          <mc:Choice Requires="wps">
            <w:drawing>
              <wp:anchor distT="0" distB="0" distL="114300" distR="114300" simplePos="0" relativeHeight="251660288" behindDoc="0" locked="0" layoutInCell="1" allowOverlap="1">
                <wp:simplePos x="0" y="0"/>
                <wp:positionH relativeFrom="column">
                  <wp:posOffset>2778125</wp:posOffset>
                </wp:positionH>
                <wp:positionV relativeFrom="paragraph">
                  <wp:posOffset>203835</wp:posOffset>
                </wp:positionV>
                <wp:extent cx="3248660" cy="2034540"/>
                <wp:effectExtent l="249555" t="332105" r="6985" b="5080"/>
                <wp:wrapNone/>
                <wp:docPr id="517943753" name="AutoShape 91"/>
                <wp:cNvGraphicFramePr/>
                <a:graphic xmlns:a="http://schemas.openxmlformats.org/drawingml/2006/main">
                  <a:graphicData uri="http://schemas.microsoft.com/office/word/2010/wordprocessingShape">
                    <wps:wsp>
                      <wps:cNvSpPr>
                        <a:spLocks noChangeArrowheads="1"/>
                      </wps:cNvSpPr>
                      <wps:spPr bwMode="auto">
                        <a:xfrm>
                          <a:off x="0" y="0"/>
                          <a:ext cx="3248660" cy="2034540"/>
                        </a:xfrm>
                        <a:prstGeom prst="wedgeRoundRectCallout">
                          <a:avLst>
                            <a:gd name="adj1" fmla="val -56079"/>
                            <a:gd name="adj2" fmla="val -65167"/>
                            <a:gd name="adj3" fmla="val 16667"/>
                          </a:avLst>
                        </a:prstGeom>
                        <a:solidFill>
                          <a:srgbClr val="FFFFFF"/>
                        </a:solidFill>
                        <a:ln w="9525">
                          <a:solidFill>
                            <a:srgbClr val="0000FF"/>
                          </a:solidFill>
                          <a:miter lim="800000"/>
                        </a:ln>
                      </wps:spPr>
                      <wps:txbx>
                        <w:txbxContent>
                          <w:p>
                            <w:pPr>
                              <w:rPr>
                                <w:color w:val="000080"/>
                                <w:sz w:val="22"/>
                              </w:rPr>
                            </w:pPr>
                            <w:r>
                              <w:rPr>
                                <w:rFonts w:hint="eastAsia"/>
                                <w:color w:val="000080"/>
                                <w:sz w:val="22"/>
                              </w:rPr>
                              <w:t>注：此处是毕业设计中英文题目，中文题目，不超过25个汉字，居中，字体：华文细黑，加黑，字号：二号，行距：多倍行距1.25，间距：段前、段后均为0行，取消网格对齐选项。英文题目，与中文题目对应，居中，字体：Times New Roman，字号：三号，加黑，行距：多倍行距1.25，间距：段前、段后均为0行，取消网格对齐选项。</w:t>
                            </w:r>
                            <w:r>
                              <w:rPr>
                                <w:rFonts w:hint="eastAsia"/>
                                <w:color w:val="000080"/>
                                <w:sz w:val="22"/>
                                <w:u w:val="double"/>
                              </w:rPr>
                              <w:t>阅后删除此文本框。</w:t>
                            </w:r>
                          </w:p>
                          <w:p>
                            <w:pPr>
                              <w:rPr>
                                <w:color w:val="000080"/>
                                <w:sz w:val="22"/>
                                <w:u w:val="double"/>
                              </w:rPr>
                            </w:pP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AutoShape 91" o:spid="_x0000_s1026" o:spt="62" type="#_x0000_t62" style="position:absolute;left:0pt;margin-left:218.75pt;margin-top:16.05pt;height:160.2pt;width:255.8pt;z-index:251660288;mso-width-relative:page;mso-height-relative:page;" fillcolor="#FFFFFF" filled="t" stroked="t" coordsize="21600,21600" o:gfxdata="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WtKVI3AAAAAoBAAAPAAAAAAAAAAEAIAAAACIAAABk&#10;cnMvZG93bnJldi54bWxQSwECFAAUAAAACACHTuJA062snnQCAAAPBQAADgAAAAAAAAABACAAAAAr&#10;AQAAZHJzL2Uyb0RvYy54bWxQSwUGAAAAAAYABgBZAQAAEQYAAAAA&#10;" adj="-1313,-3276,14400">
                <v:fill on="t" focussize="0,0"/>
                <v:stroke color="#0000FF" miterlimit="8" joinstyle="miter"/>
                <v:imagedata o:title=""/>
                <o:lock v:ext="edit" aspectratio="f"/>
                <v:textbox>
                  <w:txbxContent>
                    <w:p>
                      <w:pPr>
                        <w:rPr>
                          <w:color w:val="000080"/>
                          <w:sz w:val="22"/>
                        </w:rPr>
                      </w:pPr>
                      <w:r>
                        <w:rPr>
                          <w:rFonts w:hint="eastAsia"/>
                          <w:color w:val="000080"/>
                          <w:sz w:val="22"/>
                        </w:rPr>
                        <w:t>注：此处是毕业设计中英文题目，中文题目，不超过25个汉字，居中，字体：华文细黑，加黑，字号：二号，行距：多倍行距1.25，间距：段前、段后均为0行，取消网格对齐选项。英文题目，与中文题目对应，居中，字体：Times New Roman，字号：三号，加黑，行距：多倍行距1.25，间距：段前、段后均为0行，取消网格对齐选项。</w:t>
                      </w:r>
                      <w:r>
                        <w:rPr>
                          <w:rFonts w:hint="eastAsia"/>
                          <w:color w:val="000080"/>
                          <w:sz w:val="22"/>
                          <w:u w:val="double"/>
                        </w:rPr>
                        <w:t>阅后删除此文本框。</w:t>
                      </w:r>
                    </w:p>
                    <w:p>
                      <w:pPr>
                        <w:rPr>
                          <w:color w:val="000080"/>
                          <w:sz w:val="22"/>
                          <w:u w:val="double"/>
                        </w:rPr>
                      </w:pPr>
                      <w:r>
                        <w:rPr>
                          <w:rFonts w:hint="eastAsia"/>
                          <w:color w:val="000080"/>
                          <w:sz w:val="22"/>
                          <w:u w:val="double"/>
                        </w:rPr>
                        <w:t>阅后删除此文本框。</w:t>
                      </w:r>
                    </w:p>
                  </w:txbxContent>
                </v:textbox>
              </v:shape>
            </w:pict>
          </mc:Fallback>
        </mc:AlternateContent>
      </w:r>
    </w:p>
    <w:p>
      <w:r>
        <mc:AlternateContent>
          <mc:Choice Requires="wps">
            <w:drawing>
              <wp:anchor distT="0" distB="0" distL="114300" distR="114300" simplePos="0" relativeHeight="251661312" behindDoc="0" locked="0" layoutInCell="1" allowOverlap="1">
                <wp:simplePos x="0" y="0"/>
                <wp:positionH relativeFrom="column">
                  <wp:posOffset>-109220</wp:posOffset>
                </wp:positionH>
                <wp:positionV relativeFrom="paragraph">
                  <wp:posOffset>133985</wp:posOffset>
                </wp:positionV>
                <wp:extent cx="2247900" cy="1101090"/>
                <wp:effectExtent l="10160" t="5080" r="1370965" b="1027430"/>
                <wp:wrapNone/>
                <wp:docPr id="1250913793" name="AutoShape 70"/>
                <wp:cNvGraphicFramePr/>
                <a:graphic xmlns:a="http://schemas.openxmlformats.org/drawingml/2006/main">
                  <a:graphicData uri="http://schemas.microsoft.com/office/word/2010/wordprocessingShape">
                    <wps:wsp>
                      <wps:cNvSpPr>
                        <a:spLocks noChangeArrowheads="1"/>
                      </wps:cNvSpPr>
                      <wps:spPr bwMode="auto">
                        <a:xfrm>
                          <a:off x="0" y="0"/>
                          <a:ext cx="2247900" cy="1101090"/>
                        </a:xfrm>
                        <a:prstGeom prst="wedgeRoundRectCallout">
                          <a:avLst>
                            <a:gd name="adj1" fmla="val 110454"/>
                            <a:gd name="adj2" fmla="val 138694"/>
                            <a:gd name="adj3" fmla="val 16667"/>
                          </a:avLst>
                        </a:prstGeom>
                        <a:solidFill>
                          <a:srgbClr val="FFFFFF"/>
                        </a:solidFill>
                        <a:ln w="9525">
                          <a:solidFill>
                            <a:srgbClr val="0000FF"/>
                          </a:solidFill>
                          <a:miter lim="800000"/>
                        </a:ln>
                      </wps:spPr>
                      <wps:txbx>
                        <w:txbxContent>
                          <w:p>
                            <w:pPr>
                              <w:rPr>
                                <w:color w:val="000080"/>
                                <w:sz w:val="22"/>
                                <w:u w:val="double"/>
                              </w:rPr>
                            </w:pPr>
                            <w:r>
                              <w:rPr>
                                <w:rFonts w:hint="eastAsia"/>
                                <w:color w:val="000080"/>
                                <w:sz w:val="22"/>
                              </w:rPr>
                              <w:t>注：此处按照实际情况填写即可。打印（宋体，小三）或手写都可以。</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AutoShape 70" o:spid="_x0000_s1026" o:spt="62" type="#_x0000_t62" style="position:absolute;left:0pt;margin-left:-8.6pt;margin-top:10.55pt;height:86.7pt;width:177pt;z-index:251661312;mso-width-relative:page;mso-height-relative:page;" fillcolor="#FFFFFF" filled="t" stroked="t" coordsize="21600,21600" o:gfxdata="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5TFrvZAAAACgEAAA8AAAAAAAAAAQAgAAAAIgAAAGRycy9kb3du&#10;cmV2LnhtbFBLAQIUABQAAAAIAIdO4kCpKxrPcAIAABAFAAAOAAAAAAAAAAEAIAAAACgBAABkcnMv&#10;ZTJvRG9jLnhtbFBLBQYAAAAABgAGAFkBAAAKBgAAAAA=&#10;" adj="34658,40758,14400">
                <v:fill on="t" focussize="0,0"/>
                <v:stroke color="#0000FF" miterlimit="8" joinstyle="miter"/>
                <v:imagedata o:title=""/>
                <o:lock v:ext="edit" aspectratio="f"/>
                <v:textbox>
                  <w:txbxContent>
                    <w:p>
                      <w:pPr>
                        <w:rPr>
                          <w:color w:val="000080"/>
                          <w:sz w:val="22"/>
                          <w:u w:val="double"/>
                        </w:rPr>
                      </w:pPr>
                      <w:r>
                        <w:rPr>
                          <w:rFonts w:hint="eastAsia"/>
                          <w:color w:val="000080"/>
                          <w:sz w:val="22"/>
                        </w:rPr>
                        <w:t>注：此处按照实际情况填写即可。打印（宋体，小三）或手写都可以。</w:t>
                      </w:r>
                      <w:r>
                        <w:rPr>
                          <w:rFonts w:hint="eastAsia"/>
                          <w:color w:val="000080"/>
                          <w:sz w:val="22"/>
                          <w:u w:val="double"/>
                        </w:rPr>
                        <w:t>阅后删除此文本框。</w:t>
                      </w:r>
                    </w:p>
                  </w:txbxContent>
                </v:textbox>
              </v:shape>
            </w:pict>
          </mc:Fallback>
        </mc:AlternateContent>
      </w:r>
    </w:p>
    <w:p/>
    <w:p/>
    <w:p/>
    <w:p/>
    <w:p/>
    <w:p/>
    <w:p/>
    <w:p>
      <w:pPr>
        <w:spacing w:line="360" w:lineRule="auto"/>
        <w:ind w:firstLine="2100" w:firstLineChars="700"/>
        <w:rPr>
          <w:sz w:val="30"/>
          <w:szCs w:val="30"/>
          <w:u w:val="single"/>
        </w:rPr>
      </w:pPr>
      <w:r>
        <w:rPr>
          <w:rFonts w:hint="eastAsia"/>
          <w:sz w:val="30"/>
          <w:szCs w:val="30"/>
        </w:rPr>
        <w:t>学       院：</w:t>
      </w:r>
      <w:r>
        <w:rPr>
          <w:rFonts w:hint="eastAsia"/>
          <w:sz w:val="30"/>
          <w:szCs w:val="30"/>
          <w:u w:val="single"/>
        </w:rPr>
        <w:t xml:space="preserve">                       </w:t>
      </w:r>
    </w:p>
    <w:p>
      <w:pPr>
        <w:spacing w:line="360" w:lineRule="auto"/>
        <w:ind w:firstLine="2100" w:firstLineChars="700"/>
        <w:rPr>
          <w:sz w:val="30"/>
          <w:szCs w:val="30"/>
          <w:u w:val="single"/>
        </w:rPr>
      </w:pPr>
      <w:r>
        <w:rPr>
          <w:rFonts w:hint="eastAsia"/>
          <w:sz w:val="30"/>
          <w:szCs w:val="30"/>
        </w:rPr>
        <w:t>专       业：</w:t>
      </w:r>
      <w:r>
        <w:rPr>
          <w:rFonts w:hint="eastAsia"/>
          <w:sz w:val="30"/>
          <w:szCs w:val="30"/>
          <w:u w:val="single"/>
        </w:rPr>
        <w:t xml:space="preserve">                       </w:t>
      </w:r>
    </w:p>
    <w:p>
      <w:pPr>
        <w:spacing w:line="360" w:lineRule="auto"/>
        <w:ind w:firstLine="2100" w:firstLineChars="700"/>
        <w:rPr>
          <w:sz w:val="30"/>
          <w:szCs w:val="30"/>
          <w:u w:val="single"/>
        </w:rPr>
      </w:pPr>
      <w:r>
        <w:rPr>
          <w:rFonts w:hint="eastAsia"/>
          <w:sz w:val="30"/>
          <w:szCs w:val="30"/>
        </w:rPr>
        <w:t>学 生 姓 名：</w:t>
      </w:r>
      <w:r>
        <w:rPr>
          <w:rFonts w:hint="eastAsia"/>
          <w:sz w:val="30"/>
          <w:szCs w:val="30"/>
          <w:u w:val="single"/>
        </w:rPr>
        <w:t xml:space="preserve">                       </w:t>
      </w:r>
    </w:p>
    <w:p>
      <w:pPr>
        <w:spacing w:line="360" w:lineRule="auto"/>
        <w:ind w:firstLine="2100" w:firstLineChars="700"/>
        <w:rPr>
          <w:sz w:val="30"/>
          <w:szCs w:val="30"/>
          <w:u w:val="single"/>
        </w:rPr>
      </w:pPr>
      <w:r>
        <w:rPr>
          <w:rFonts w:hint="eastAsia"/>
          <w:sz w:val="30"/>
          <w:szCs w:val="30"/>
        </w:rPr>
        <w:t>学       号：</w:t>
      </w:r>
      <w:r>
        <w:rPr>
          <w:rFonts w:hint="eastAsia"/>
          <w:sz w:val="30"/>
          <w:szCs w:val="30"/>
          <w:u w:val="single"/>
        </w:rPr>
        <w:t xml:space="preserve">                       </w:t>
      </w:r>
    </w:p>
    <w:p>
      <w:pPr>
        <w:spacing w:line="360" w:lineRule="auto"/>
        <w:ind w:firstLine="2100" w:firstLineChars="700"/>
        <w:rPr>
          <w:sz w:val="30"/>
          <w:szCs w:val="30"/>
          <w:u w:val="single"/>
        </w:rPr>
      </w:pPr>
      <w:r>
        <w:rPr>
          <w:rFonts w:hint="eastAsia"/>
          <w:sz w:val="30"/>
          <w:szCs w:val="30"/>
        </w:rPr>
        <w:t>指 导 教 师：</w:t>
      </w:r>
      <w:r>
        <w:rPr>
          <w:rFonts w:hint="eastAsia"/>
          <w:sz w:val="30"/>
          <w:szCs w:val="30"/>
          <w:u w:val="single"/>
        </w:rPr>
        <w:t xml:space="preserve">                       </w:t>
      </w:r>
    </w:p>
    <w:p>
      <w:pPr>
        <w:spacing w:line="360" w:lineRule="auto"/>
        <w:ind w:firstLine="2100" w:firstLineChars="700"/>
        <w:rPr>
          <w:sz w:val="30"/>
          <w:szCs w:val="30"/>
          <w:u w:val="single"/>
        </w:rPr>
      </w:pPr>
      <w:r>
        <w:rPr>
          <w:rFonts w:hint="eastAsia"/>
          <w:sz w:val="30"/>
          <w:szCs w:val="30"/>
        </w:rPr>
        <w:t>评 阅 教 师：</w:t>
      </w:r>
      <w:r>
        <w:rPr>
          <w:rFonts w:hint="eastAsia"/>
          <w:sz w:val="30"/>
          <w:szCs w:val="30"/>
          <w:u w:val="single"/>
        </w:rPr>
        <w:t xml:space="preserve">                       </w:t>
      </w:r>
    </w:p>
    <w:p>
      <w:pPr>
        <w:spacing w:line="360" w:lineRule="auto"/>
        <w:ind w:firstLine="2100" w:firstLineChars="700"/>
        <w:rPr>
          <w:sz w:val="30"/>
          <w:szCs w:val="30"/>
          <w:u w:val="single"/>
        </w:rPr>
      </w:pPr>
      <w:r>
        <w:rPr>
          <w:rFonts w:hint="eastAsia"/>
          <w:sz w:val="30"/>
          <w:szCs w:val="30"/>
        </w:rPr>
        <w:t>完 成 日 期：</w:t>
      </w:r>
      <w:r>
        <w:rPr>
          <w:rFonts w:hint="eastAsia"/>
          <w:sz w:val="30"/>
          <w:szCs w:val="30"/>
          <w:u w:val="single"/>
        </w:rPr>
        <w:t xml:space="preserve">                       </w:t>
      </w:r>
    </w:p>
    <w:p>
      <w:pPr>
        <w:ind w:firstLine="3240" w:firstLineChars="900"/>
        <w:rPr>
          <w:rFonts w:ascii="华文行楷" w:eastAsia="华文行楷"/>
          <w:sz w:val="36"/>
          <w:szCs w:val="36"/>
        </w:rPr>
      </w:pPr>
    </w:p>
    <w:p>
      <w:pPr>
        <w:ind w:firstLine="3240" w:firstLineChars="900"/>
        <w:rPr>
          <w:rFonts w:ascii="华文行楷" w:eastAsia="华文行楷"/>
          <w:sz w:val="36"/>
          <w:szCs w:val="36"/>
        </w:rPr>
      </w:pPr>
    </w:p>
    <w:p>
      <w:pPr>
        <w:ind w:firstLine="3240" w:firstLineChars="900"/>
        <w:rPr>
          <w:rFonts w:ascii="华文行楷" w:eastAsia="华文行楷"/>
          <w:sz w:val="36"/>
          <w:szCs w:val="36"/>
        </w:rPr>
      </w:pPr>
    </w:p>
    <w:p>
      <w:pPr>
        <w:jc w:val="center"/>
        <w:rPr>
          <w:rFonts w:ascii="华文行楷" w:eastAsia="华文行楷"/>
          <w:sz w:val="36"/>
          <w:szCs w:val="36"/>
        </w:rPr>
      </w:pPr>
      <w:r>
        <w:rPr>
          <w:rFonts w:hint="eastAsia" w:ascii="华文行楷" w:eastAsia="华文行楷"/>
          <w:sz w:val="36"/>
          <w:szCs w:val="36"/>
        </w:rPr>
        <w:t>沈阳建筑大学</w:t>
      </w:r>
    </w:p>
    <w:p>
      <w:pPr>
        <w:spacing w:line="360" w:lineRule="auto"/>
        <w:jc w:val="center"/>
      </w:pPr>
      <w:r>
        <w:rPr>
          <w:rFonts w:hint="eastAsia"/>
        </w:rPr>
        <w:t>Shenyang Jianzhu University</w:t>
      </w:r>
    </w:p>
    <w:p>
      <w:pPr>
        <w:spacing w:line="360" w:lineRule="auto"/>
        <w:jc w:val="center"/>
        <w:sectPr>
          <w:headerReference r:id="rId5" w:type="default"/>
          <w:pgSz w:w="11906" w:h="16838"/>
          <w:pgMar w:top="1985" w:right="1418" w:bottom="1418" w:left="1418" w:header="1418" w:footer="1134" w:gutter="0"/>
          <w:cols w:space="720" w:num="1"/>
          <w:docGrid w:linePitch="326" w:charSpace="-2048"/>
        </w:sectPr>
      </w:pPr>
    </w:p>
    <w:p>
      <w:pPr>
        <w:spacing w:after="220" w:line="360" w:lineRule="auto"/>
        <w:jc w:val="center"/>
        <w:rPr>
          <w:rFonts w:ascii="华文细黑" w:hAnsi="华文细黑" w:eastAsia="华文细黑"/>
          <w:b/>
          <w:color w:val="000000"/>
          <w:sz w:val="44"/>
          <w:szCs w:val="44"/>
        </w:rPr>
      </w:pPr>
      <w:bookmarkStart w:id="0" w:name="_Toc105579304"/>
      <w:r>
        <w:rPr>
          <w:rFonts w:ascii="华文细黑" w:hAnsi="华文细黑" w:eastAsia="华文细黑"/>
          <w:b/>
        </w:rPr>
        <mc:AlternateContent>
          <mc:Choice Requires="wps">
            <w:drawing>
              <wp:anchor distT="0" distB="0" distL="114300" distR="114300" simplePos="0" relativeHeight="251662336" behindDoc="0" locked="0" layoutInCell="1" allowOverlap="1">
                <wp:simplePos x="0" y="0"/>
                <wp:positionH relativeFrom="column">
                  <wp:posOffset>-396875</wp:posOffset>
                </wp:positionH>
                <wp:positionV relativeFrom="paragraph">
                  <wp:posOffset>-1048385</wp:posOffset>
                </wp:positionV>
                <wp:extent cx="2392680" cy="518160"/>
                <wp:effectExtent l="8255" t="8890" r="332740" b="6350"/>
                <wp:wrapNone/>
                <wp:docPr id="248249224" name="AutoShape 106"/>
                <wp:cNvGraphicFramePr/>
                <a:graphic xmlns:a="http://schemas.openxmlformats.org/drawingml/2006/main">
                  <a:graphicData uri="http://schemas.microsoft.com/office/word/2010/wordprocessingShape">
                    <wps:wsp>
                      <wps:cNvSpPr>
                        <a:spLocks noChangeArrowheads="1"/>
                      </wps:cNvSpPr>
                      <wps:spPr bwMode="auto">
                        <a:xfrm>
                          <a:off x="0" y="0"/>
                          <a:ext cx="2392680" cy="518160"/>
                        </a:xfrm>
                        <a:prstGeom prst="wedgeRoundRectCallout">
                          <a:avLst>
                            <a:gd name="adj1" fmla="val 62551"/>
                            <a:gd name="adj2" fmla="val 40440"/>
                            <a:gd name="adj3" fmla="val 16667"/>
                          </a:avLst>
                        </a:prstGeom>
                        <a:noFill/>
                        <a:ln w="9525">
                          <a:solidFill>
                            <a:srgbClr val="0000FF"/>
                          </a:solidFill>
                          <a:miter lim="800000"/>
                        </a:ln>
                      </wps:spPr>
                      <wps:txbx>
                        <w:txbxContent>
                          <w:p>
                            <w:pPr>
                              <w:rPr>
                                <w:color w:val="000080"/>
                                <w:sz w:val="21"/>
                                <w:szCs w:val="21"/>
                              </w:rPr>
                            </w:pPr>
                            <w:r>
                              <w:rPr>
                                <w:rFonts w:hint="eastAsia"/>
                                <w:color w:val="000080"/>
                                <w:sz w:val="21"/>
                                <w:szCs w:val="21"/>
                              </w:rPr>
                              <w:t>注：页眉，居中，宋体，五号，段后30磅，论文中文题目。</w:t>
                            </w:r>
                            <w:r>
                              <w:rPr>
                                <w:rFonts w:hint="eastAsia"/>
                                <w:color w:val="000080"/>
                                <w:sz w:val="21"/>
                                <w:szCs w:val="21"/>
                                <w:u w:val="double"/>
                              </w:rPr>
                              <w:t>阅后删除此文本框。</w:t>
                            </w:r>
                          </w:p>
                          <w:p>
                            <w:pPr>
                              <w:ind w:firstLine="420"/>
                              <w:rPr>
                                <w:color w:val="000080"/>
                                <w:sz w:val="21"/>
                                <w:szCs w:val="21"/>
                              </w:rPr>
                            </w:pPr>
                          </w:p>
                          <w:p>
                            <w:pPr>
                              <w:ind w:firstLine="420"/>
                              <w:rPr>
                                <w:color w:val="000080"/>
                                <w:sz w:val="21"/>
                                <w:szCs w:val="21"/>
                              </w:rPr>
                            </w:pPr>
                          </w:p>
                          <w:p>
                            <w:pPr>
                              <w:ind w:firstLine="420"/>
                              <w:rPr>
                                <w:color w:val="000080"/>
                                <w:sz w:val="21"/>
                                <w:szCs w:val="21"/>
                              </w:rPr>
                            </w:pPr>
                          </w:p>
                        </w:txbxContent>
                      </wps:txbx>
                      <wps:bodyPr rot="0" vert="horz" wrap="square" lIns="91440" tIns="45720" rIns="91440" bIns="45720" anchor="t" anchorCtr="0" upright="1">
                        <a:noAutofit/>
                      </wps:bodyPr>
                    </wps:wsp>
                  </a:graphicData>
                </a:graphic>
              </wp:anchor>
            </w:drawing>
          </mc:Choice>
          <mc:Fallback>
            <w:pict>
              <v:shape id="AutoShape 106" o:spid="_x0000_s1026" o:spt="62" type="#_x0000_t62" style="position:absolute;left:0pt;margin-left:-31.25pt;margin-top:-82.55pt;height:40.8pt;width:188.4pt;z-index:251662336;mso-width-relative:page;mso-height-relative:page;" filled="f" stroked="t" coordsize="21600,21600" o:gfxdata="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v9kP9oAAAAMAQAADwAAAAAAAAABACAAAAAiAAAAZHJzL2Rvd25yZXYu&#10;eG1sUEsBAhQAFAAAAAgAh07iQFalgh9rAgAA5AQAAA4AAAAAAAAAAQAgAAAAKQEAAGRycy9lMm9E&#10;b2MueG1sUEsFBgAAAAAGAAYAWQEAAAYGAAAAAA==&#10;" adj="24311,19535,14400">
                <v:fill on="f" focussize="0,0"/>
                <v:stroke color="#0000FF" miterlimit="8" joinstyle="miter"/>
                <v:imagedata o:title=""/>
                <o:lock v:ext="edit" aspectratio="f"/>
                <v:textbox>
                  <w:txbxContent>
                    <w:p>
                      <w:pPr>
                        <w:rPr>
                          <w:color w:val="000080"/>
                          <w:sz w:val="21"/>
                          <w:szCs w:val="21"/>
                        </w:rPr>
                      </w:pPr>
                      <w:r>
                        <w:rPr>
                          <w:rFonts w:hint="eastAsia"/>
                          <w:color w:val="000080"/>
                          <w:sz w:val="21"/>
                          <w:szCs w:val="21"/>
                        </w:rPr>
                        <w:t>注：页眉，居中，宋体，五号，段后30磅，论文中文题目。</w:t>
                      </w:r>
                      <w:r>
                        <w:rPr>
                          <w:rFonts w:hint="eastAsia"/>
                          <w:color w:val="000080"/>
                          <w:sz w:val="21"/>
                          <w:szCs w:val="21"/>
                          <w:u w:val="double"/>
                        </w:rPr>
                        <w:t>阅后删除此文本框。</w:t>
                      </w:r>
                    </w:p>
                    <w:p>
                      <w:pPr>
                        <w:ind w:firstLine="420"/>
                        <w:rPr>
                          <w:color w:val="000080"/>
                          <w:sz w:val="21"/>
                          <w:szCs w:val="21"/>
                        </w:rPr>
                      </w:pPr>
                    </w:p>
                    <w:p>
                      <w:pPr>
                        <w:ind w:firstLine="420"/>
                        <w:rPr>
                          <w:color w:val="000080"/>
                          <w:sz w:val="21"/>
                          <w:szCs w:val="21"/>
                        </w:rPr>
                      </w:pPr>
                    </w:p>
                    <w:p>
                      <w:pPr>
                        <w:ind w:firstLine="420"/>
                        <w:rPr>
                          <w:color w:val="000080"/>
                          <w:sz w:val="21"/>
                          <w:szCs w:val="21"/>
                        </w:rPr>
                      </w:pPr>
                    </w:p>
                  </w:txbxContent>
                </v:textbox>
              </v:shape>
            </w:pict>
          </mc:Fallback>
        </mc:AlternateContent>
      </w:r>
      <w:r>
        <w:rPr>
          <w:rFonts w:hint="eastAsia" w:ascii="华文细黑" w:hAnsi="华文细黑" w:eastAsia="华文细黑"/>
          <w:b/>
          <w:color w:val="000000"/>
          <w:sz w:val="44"/>
          <w:szCs w:val="44"/>
        </w:rPr>
        <w:t>原创性声明</w:t>
      </w:r>
    </w:p>
    <w:p>
      <w:pPr>
        <w:snapToGrid w:val="0"/>
        <w:ind w:firstLine="600" w:firstLineChars="200"/>
        <w:rPr>
          <w:rFonts w:ascii="宋体" w:hAnsi="宋体"/>
          <w:color w:val="000000"/>
          <w:sz w:val="30"/>
          <w:szCs w:val="30"/>
        </w:rPr>
      </w:pPr>
      <w:r>
        <w:rPr>
          <w:rFonts w:ascii="宋体" w:hAnsi="宋体"/>
          <w:color w:val="000000"/>
          <w:sz w:val="30"/>
          <w:szCs w:val="30"/>
        </w:rPr>
        <mc:AlternateContent>
          <mc:Choice Requires="wps">
            <w:drawing>
              <wp:anchor distT="0" distB="0" distL="114300" distR="114300" simplePos="0" relativeHeight="251663360" behindDoc="0" locked="0" layoutInCell="1" allowOverlap="1">
                <wp:simplePos x="0" y="0"/>
                <wp:positionH relativeFrom="column">
                  <wp:posOffset>3071495</wp:posOffset>
                </wp:positionH>
                <wp:positionV relativeFrom="paragraph">
                  <wp:posOffset>1720215</wp:posOffset>
                </wp:positionV>
                <wp:extent cx="2962910" cy="847725"/>
                <wp:effectExtent l="561975" t="333375" r="8890" b="9525"/>
                <wp:wrapNone/>
                <wp:docPr id="459272379" name="AutoShape 113"/>
                <wp:cNvGraphicFramePr/>
                <a:graphic xmlns:a="http://schemas.openxmlformats.org/drawingml/2006/main">
                  <a:graphicData uri="http://schemas.microsoft.com/office/word/2010/wordprocessingShape">
                    <wps:wsp>
                      <wps:cNvSpPr>
                        <a:spLocks noChangeArrowheads="1"/>
                      </wps:cNvSpPr>
                      <wps:spPr bwMode="auto">
                        <a:xfrm>
                          <a:off x="0" y="0"/>
                          <a:ext cx="2962910" cy="847725"/>
                        </a:xfrm>
                        <a:prstGeom prst="wedgeRoundRectCallout">
                          <a:avLst>
                            <a:gd name="adj1" fmla="val -66310"/>
                            <a:gd name="adj2" fmla="val -86403"/>
                            <a:gd name="adj3" fmla="val 16667"/>
                          </a:avLst>
                        </a:prstGeom>
                        <a:solidFill>
                          <a:srgbClr val="FFFFFF"/>
                        </a:solidFill>
                        <a:ln w="9525">
                          <a:solidFill>
                            <a:srgbClr val="0000FF"/>
                          </a:solidFill>
                          <a:miter lim="800000"/>
                        </a:ln>
                      </wps:spPr>
                      <wps:txbx>
                        <w:txbxContent>
                          <w:p>
                            <w:pPr>
                              <w:rPr>
                                <w:color w:val="000080"/>
                                <w:sz w:val="22"/>
                              </w:rPr>
                            </w:pPr>
                            <w:r>
                              <w:rPr>
                                <w:rFonts w:hint="eastAsia"/>
                                <w:color w:val="000080"/>
                                <w:sz w:val="22"/>
                              </w:rPr>
                              <w:t>注：字体：宋体，字号：小三，行距：多倍行距1.25，间距：段前、段后均为0行，取消网格对齐选项。</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AutoShape 113" o:spid="_x0000_s1026" o:spt="62" type="#_x0000_t62" style="position:absolute;left:0pt;margin-left:241.85pt;margin-top:135.45pt;height:66.75pt;width:233.3pt;z-index:251663360;mso-width-relative:page;mso-height-relative:page;" fillcolor="#FFFFFF" filled="t" stroked="t" coordsize="21600,21600" o:gfxdata="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yDCgV9sAAAALAQAADwAAAAAAAAABACAAAAAiAAAAZHJzL2Rv&#10;d25yZXYueG1sUEsBAhQAFAAAAAgAh07iQAaPmbdwAgAADwUAAA4AAAAAAAAAAQAgAAAAKgEAAGRy&#10;cy9lMm9Eb2MueG1sUEsFBgAAAAAGAAYAWQEAAAwGAAAAAA==&#10;" adj="-3523,-7863,14400">
                <v:fill on="t" focussize="0,0"/>
                <v:stroke color="#0000FF" miterlimit="8" joinstyle="miter"/>
                <v:imagedata o:title=""/>
                <o:lock v:ext="edit" aspectratio="f"/>
                <v:textbox>
                  <w:txbxContent>
                    <w:p>
                      <w:pPr>
                        <w:rPr>
                          <w:color w:val="000080"/>
                          <w:sz w:val="22"/>
                        </w:rPr>
                      </w:pPr>
                      <w:r>
                        <w:rPr>
                          <w:rFonts w:hint="eastAsia"/>
                          <w:color w:val="000080"/>
                          <w:sz w:val="22"/>
                        </w:rPr>
                        <w:t>注：字体：宋体，字号：小三，行距：多倍行距1.25，间距：段前、段后均为0行，取消网格对齐选项。</w:t>
                      </w:r>
                      <w:r>
                        <w:rPr>
                          <w:rFonts w:hint="eastAsia"/>
                          <w:color w:val="000080"/>
                          <w:sz w:val="22"/>
                          <w:u w:val="double"/>
                        </w:rPr>
                        <w:t>阅后删除此文本框。</w:t>
                      </w:r>
                    </w:p>
                  </w:txbxContent>
                </v:textbox>
              </v:shape>
            </w:pict>
          </mc:Fallback>
        </mc:AlternateContent>
      </w:r>
      <w:r>
        <w:rPr>
          <w:rFonts w:hint="eastAsia" w:ascii="宋体" w:hAnsi="宋体"/>
          <w:color w:val="000000"/>
          <w:sz w:val="30"/>
          <w:szCs w:val="30"/>
        </w:rPr>
        <w:t>本人郑重声明：本人所呈交的毕业设计，是在指导老师的指导下独立进行研究所取得的成果。毕业设计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pPr>
        <w:rPr>
          <w:rFonts w:ascii="宋体" w:hAnsi="宋体"/>
          <w:color w:val="000000"/>
          <w:sz w:val="30"/>
          <w:szCs w:val="30"/>
        </w:rPr>
      </w:pPr>
    </w:p>
    <w:p>
      <w:pPr>
        <w:ind w:firstLine="600" w:firstLineChars="200"/>
        <w:rPr>
          <w:rFonts w:ascii="宋体" w:hAnsi="宋体"/>
          <w:color w:val="000000"/>
          <w:sz w:val="30"/>
          <w:szCs w:val="30"/>
        </w:rPr>
      </w:pPr>
      <w:r>
        <w:rPr>
          <w:rFonts w:hint="eastAsia" w:ascii="宋体" w:hAnsi="宋体"/>
          <w:color w:val="000000"/>
          <w:sz w:val="30"/>
          <w:szCs w:val="30"/>
        </w:rPr>
        <w:t>本声明的法律责任由本人承担。</w:t>
      </w:r>
    </w:p>
    <w:p>
      <w:pPr>
        <w:rPr>
          <w:rFonts w:ascii="宋体" w:hAnsi="宋体"/>
          <w:color w:val="000000"/>
          <w:sz w:val="30"/>
          <w:szCs w:val="30"/>
        </w:rPr>
      </w:pPr>
    </w:p>
    <w:p>
      <w:pPr>
        <w:rPr>
          <w:rFonts w:ascii="宋体" w:hAnsi="宋体"/>
          <w:color w:val="000000"/>
          <w:sz w:val="30"/>
          <w:szCs w:val="30"/>
        </w:rPr>
      </w:pPr>
    </w:p>
    <w:p>
      <w:pPr>
        <w:rPr>
          <w:rFonts w:ascii="宋体" w:hAnsi="宋体"/>
          <w:color w:val="000000"/>
          <w:sz w:val="30"/>
          <w:szCs w:val="30"/>
        </w:rPr>
      </w:pPr>
      <w:r>
        <w:rPr>
          <w:rFonts w:hint="eastAsia" w:ascii="宋体" w:hAnsi="宋体"/>
          <w:color w:val="000000"/>
          <w:sz w:val="30"/>
          <w:szCs w:val="30"/>
        </w:rPr>
        <w:t>作者签名：</w:t>
      </w:r>
      <w:r>
        <w:rPr>
          <w:rFonts w:hint="eastAsia" w:ascii="宋体"/>
          <w:color w:val="000000"/>
          <w:sz w:val="30"/>
          <w:szCs w:val="30"/>
        </w:rPr>
        <w:t xml:space="preserve">                 </w:t>
      </w:r>
      <w:r>
        <w:rPr>
          <w:rFonts w:hint="eastAsia" w:ascii="宋体" w:hAnsi="宋体"/>
          <w:color w:val="000000"/>
          <w:sz w:val="30"/>
          <w:szCs w:val="30"/>
        </w:rPr>
        <w:t>日</w:t>
      </w:r>
      <w:r>
        <w:rPr>
          <w:rFonts w:hint="eastAsia" w:ascii="宋体"/>
          <w:color w:val="000000"/>
          <w:sz w:val="30"/>
          <w:szCs w:val="30"/>
        </w:rPr>
        <w:t xml:space="preserve">  </w:t>
      </w:r>
      <w:r>
        <w:rPr>
          <w:rFonts w:hint="eastAsia" w:ascii="宋体" w:hAnsi="宋体"/>
          <w:color w:val="000000"/>
          <w:sz w:val="30"/>
          <w:szCs w:val="30"/>
        </w:rPr>
        <w:t>期：</w:t>
      </w:r>
      <w:r>
        <w:rPr>
          <w:rFonts w:hint="eastAsia" w:ascii="宋体"/>
          <w:color w:val="000000"/>
          <w:sz w:val="30"/>
          <w:szCs w:val="30"/>
        </w:rPr>
        <w:t xml:space="preserve">                 </w:t>
      </w:r>
    </w:p>
    <w:p>
      <w:pPr>
        <w:rPr>
          <w:color w:val="000000"/>
          <w:sz w:val="30"/>
          <w:szCs w:val="30"/>
        </w:rPr>
      </w:pPr>
    </w:p>
    <w:p>
      <w:pPr>
        <w:rPr>
          <w:color w:val="000000"/>
        </w:rPr>
      </w:pPr>
    </w:p>
    <w:p>
      <w:pPr>
        <w:rPr>
          <w:color w:val="000000"/>
        </w:rPr>
      </w:pPr>
    </w:p>
    <w:p>
      <w:pPr>
        <w:rPr>
          <w:color w:val="000000"/>
        </w:rPr>
      </w:pPr>
    </w:p>
    <w:p/>
    <w:p/>
    <w:p/>
    <w:p/>
    <w:p/>
    <w:p/>
    <w:p/>
    <w:p/>
    <w:p/>
    <w:p/>
    <w:p/>
    <w:p/>
    <w:p/>
    <w:p/>
    <w:p>
      <w:pPr>
        <w:spacing w:after="220" w:line="360" w:lineRule="auto"/>
        <w:jc w:val="center"/>
        <w:rPr>
          <w:rFonts w:ascii="华文细黑" w:hAnsi="华文细黑" w:eastAsia="华文细黑"/>
          <w:b/>
          <w:color w:val="000000"/>
          <w:sz w:val="44"/>
          <w:szCs w:val="44"/>
        </w:rPr>
      </w:pPr>
      <w:r>
        <w:rPr>
          <w:rFonts w:hint="eastAsia" w:ascii="华文细黑" w:hAnsi="华文细黑" w:eastAsia="华文细黑"/>
          <w:b/>
          <w:color w:val="000000"/>
          <w:sz w:val="44"/>
          <w:szCs w:val="44"/>
        </w:rPr>
        <w:t>关于使用授权的声明</w:t>
      </w:r>
    </w:p>
    <w:p>
      <w:pPr>
        <w:snapToGrid w:val="0"/>
        <w:ind w:firstLine="600" w:firstLineChars="200"/>
        <w:rPr>
          <w:rFonts w:ascii="宋体" w:hAnsi="宋体"/>
          <w:color w:val="000000"/>
          <w:sz w:val="30"/>
          <w:szCs w:val="30"/>
        </w:rPr>
      </w:pPr>
      <w:r>
        <w:rPr>
          <w:rFonts w:ascii="宋体" w:hAnsi="宋体"/>
          <w:color w:val="000000"/>
          <w:sz w:val="30"/>
          <w:szCs w:val="30"/>
        </w:rPr>
        <mc:AlternateContent>
          <mc:Choice Requires="wps">
            <w:drawing>
              <wp:anchor distT="0" distB="0" distL="114300" distR="114300" simplePos="0" relativeHeight="251664384" behindDoc="0" locked="0" layoutInCell="1" allowOverlap="1">
                <wp:simplePos x="0" y="0"/>
                <wp:positionH relativeFrom="column">
                  <wp:posOffset>2971165</wp:posOffset>
                </wp:positionH>
                <wp:positionV relativeFrom="paragraph">
                  <wp:posOffset>2372360</wp:posOffset>
                </wp:positionV>
                <wp:extent cx="2962910" cy="1062990"/>
                <wp:effectExtent l="566420" t="337820" r="13970" b="8890"/>
                <wp:wrapNone/>
                <wp:docPr id="593234355" name="AutoShape 114"/>
                <wp:cNvGraphicFramePr/>
                <a:graphic xmlns:a="http://schemas.openxmlformats.org/drawingml/2006/main">
                  <a:graphicData uri="http://schemas.microsoft.com/office/word/2010/wordprocessingShape">
                    <wps:wsp>
                      <wps:cNvSpPr>
                        <a:spLocks noChangeArrowheads="1"/>
                      </wps:cNvSpPr>
                      <wps:spPr bwMode="auto">
                        <a:xfrm>
                          <a:off x="0" y="0"/>
                          <a:ext cx="2962910" cy="1062990"/>
                        </a:xfrm>
                        <a:prstGeom prst="wedgeRoundRectCallout">
                          <a:avLst>
                            <a:gd name="adj1" fmla="val -66310"/>
                            <a:gd name="adj2" fmla="val -79032"/>
                            <a:gd name="adj3" fmla="val 16667"/>
                          </a:avLst>
                        </a:prstGeom>
                        <a:solidFill>
                          <a:srgbClr val="FFFFFF"/>
                        </a:solidFill>
                        <a:ln w="9525">
                          <a:solidFill>
                            <a:srgbClr val="0000FF"/>
                          </a:solidFill>
                          <a:miter lim="800000"/>
                        </a:ln>
                      </wps:spPr>
                      <wps:txbx>
                        <w:txbxContent>
                          <w:p>
                            <w:pPr>
                              <w:rPr>
                                <w:color w:val="000080"/>
                                <w:sz w:val="22"/>
                              </w:rPr>
                            </w:pPr>
                            <w:r>
                              <w:rPr>
                                <w:rFonts w:hint="eastAsia"/>
                                <w:color w:val="000080"/>
                                <w:sz w:val="22"/>
                              </w:rPr>
                              <w:t>注：字体：宋体，字号：小三，行距：多倍行距1.25，间距：段前、段后均为0行，取消网格对齐选项。</w:t>
                            </w:r>
                            <w:r>
                              <w:rPr>
                                <w:rFonts w:hint="eastAsia"/>
                                <w:color w:val="000080"/>
                                <w:sz w:val="22"/>
                                <w:u w:val="double"/>
                              </w:rPr>
                              <w:t>阅后删除此文本框。</w:t>
                            </w:r>
                          </w:p>
                          <w:p>
                            <w:pPr>
                              <w:rPr>
                                <w:color w:val="000080"/>
                                <w:sz w:val="22"/>
                                <w:u w:val="double"/>
                              </w:rPr>
                            </w:pP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AutoShape 114" o:spid="_x0000_s1026" o:spt="62" type="#_x0000_t62" style="position:absolute;left:0pt;margin-left:233.95pt;margin-top:186.8pt;height:83.7pt;width:233.3pt;z-index:251664384;mso-width-relative:page;mso-height-relative:page;" fillcolor="#FFFFFF" filled="t" stroked="t" coordsize="21600,21600" o:gfxdata="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HzDzp94AAAALAQAADwAAAAAAAAABACAAAAAiAAAAZHJz&#10;L2Rvd25yZXYueG1sUEsBAhQAFAAAAAgAh07iQEgLwrdwAgAAEAUAAA4AAAAAAAAAAQAgAAAALQEA&#10;AGRycy9lMm9Eb2MueG1sUEsFBgAAAAAGAAYAWQEAAA8GAAAAAA==&#10;" adj="-3523,-6271,14400">
                <v:fill on="t" focussize="0,0"/>
                <v:stroke color="#0000FF" miterlimit="8" joinstyle="miter"/>
                <v:imagedata o:title=""/>
                <o:lock v:ext="edit" aspectratio="f"/>
                <v:textbox>
                  <w:txbxContent>
                    <w:p>
                      <w:pPr>
                        <w:rPr>
                          <w:color w:val="000080"/>
                          <w:sz w:val="22"/>
                        </w:rPr>
                      </w:pPr>
                      <w:r>
                        <w:rPr>
                          <w:rFonts w:hint="eastAsia"/>
                          <w:color w:val="000080"/>
                          <w:sz w:val="22"/>
                        </w:rPr>
                        <w:t>注：字体：宋体，字号：小三，行距：多倍行距1.25，间距：段前、段后均为0行，取消网格对齐选项。</w:t>
                      </w:r>
                      <w:r>
                        <w:rPr>
                          <w:rFonts w:hint="eastAsia"/>
                          <w:color w:val="000080"/>
                          <w:sz w:val="22"/>
                          <w:u w:val="double"/>
                        </w:rPr>
                        <w:t>阅后删除此文本框。</w:t>
                      </w:r>
                    </w:p>
                    <w:p>
                      <w:pPr>
                        <w:rPr>
                          <w:color w:val="000080"/>
                          <w:sz w:val="22"/>
                          <w:u w:val="double"/>
                        </w:rPr>
                      </w:pPr>
                      <w:r>
                        <w:rPr>
                          <w:rFonts w:hint="eastAsia"/>
                          <w:color w:val="000080"/>
                          <w:sz w:val="22"/>
                          <w:u w:val="double"/>
                        </w:rPr>
                        <w:t>阅后删除此文本框。</w:t>
                      </w:r>
                    </w:p>
                  </w:txbxContent>
                </v:textbox>
              </v:shape>
            </w:pict>
          </mc:Fallback>
        </mc:AlternateContent>
      </w:r>
      <w:r>
        <w:rPr>
          <w:rFonts w:hint="eastAsia" w:ascii="宋体" w:hAnsi="宋体"/>
          <w:color w:val="000000"/>
          <w:sz w:val="30"/>
          <w:szCs w:val="30"/>
        </w:rPr>
        <w:t>本人在指导老师指导下所完成的毕业设计及相关资料（包括图纸、试验记录、原始数据、实物照片、图片、录音带、设计手稿等），知识产权归属沈阳建筑大学。本人完全了解沈阳建筑大学有关保存、使用毕业设计的规定，本人授权沈阳建筑大学可以将本毕业设计的全部或部分内容编入有关数据库进行检索，可以采用任何复制手段保存和汇编本毕业设计。如果发表相关成果，一定征得指导教师同意，且第一署名单位为沈阳建筑大学。本人离校后使用该毕业设计或与该设计直接相关的学术论文或成果时，第一署名单位仍然为沈阳建筑大学。</w:t>
      </w:r>
    </w:p>
    <w:p>
      <w:pPr>
        <w:rPr>
          <w:rFonts w:ascii="宋体" w:hAnsi="宋体"/>
          <w:color w:val="000000"/>
          <w:sz w:val="30"/>
          <w:szCs w:val="30"/>
        </w:rPr>
      </w:pPr>
    </w:p>
    <w:p>
      <w:pPr>
        <w:rPr>
          <w:rFonts w:ascii="宋体" w:hAnsi="宋体"/>
          <w:color w:val="000000"/>
          <w:sz w:val="30"/>
          <w:szCs w:val="30"/>
        </w:rPr>
      </w:pPr>
    </w:p>
    <w:p>
      <w:pPr>
        <w:rPr>
          <w:rFonts w:ascii="宋体" w:hAnsi="宋体"/>
          <w:color w:val="000000"/>
          <w:sz w:val="30"/>
          <w:szCs w:val="30"/>
        </w:rPr>
      </w:pPr>
      <w:r>
        <w:rPr>
          <w:rFonts w:hint="eastAsia" w:ascii="宋体" w:hAnsi="宋体"/>
          <w:color w:val="000000"/>
          <w:sz w:val="30"/>
          <w:szCs w:val="30"/>
        </w:rPr>
        <w:t>论文作者签名：</w:t>
      </w:r>
      <w:r>
        <w:rPr>
          <w:rFonts w:hint="eastAsia" w:ascii="宋体"/>
          <w:color w:val="000000"/>
          <w:sz w:val="30"/>
          <w:szCs w:val="30"/>
        </w:rPr>
        <w:t xml:space="preserve">                  </w:t>
      </w:r>
      <w:r>
        <w:rPr>
          <w:rFonts w:hint="eastAsia" w:ascii="宋体" w:hAnsi="宋体"/>
          <w:color w:val="000000"/>
          <w:sz w:val="30"/>
          <w:szCs w:val="30"/>
        </w:rPr>
        <w:t>日</w:t>
      </w:r>
      <w:r>
        <w:rPr>
          <w:rFonts w:hint="eastAsia" w:ascii="宋体"/>
          <w:color w:val="000000"/>
          <w:sz w:val="30"/>
          <w:szCs w:val="30"/>
        </w:rPr>
        <w:t xml:space="preserve">  </w:t>
      </w:r>
      <w:r>
        <w:rPr>
          <w:rFonts w:hint="eastAsia" w:ascii="宋体" w:hAnsi="宋体"/>
          <w:color w:val="000000"/>
          <w:sz w:val="30"/>
          <w:szCs w:val="30"/>
        </w:rPr>
        <w:t>期：</w:t>
      </w:r>
      <w:r>
        <w:rPr>
          <w:rFonts w:hint="eastAsia" w:ascii="宋体"/>
          <w:color w:val="000000"/>
          <w:sz w:val="30"/>
          <w:szCs w:val="30"/>
        </w:rPr>
        <w:t xml:space="preserve">                </w:t>
      </w:r>
    </w:p>
    <w:p>
      <w:pPr>
        <w:rPr>
          <w:rFonts w:ascii="宋体" w:hAnsi="宋体"/>
          <w:color w:val="000000"/>
          <w:sz w:val="30"/>
          <w:szCs w:val="30"/>
        </w:rPr>
      </w:pPr>
      <w:r>
        <w:rPr>
          <w:rFonts w:hint="eastAsia" w:ascii="宋体" w:hAnsi="宋体"/>
          <w:color w:val="000000"/>
          <w:sz w:val="30"/>
          <w:szCs w:val="30"/>
        </w:rPr>
        <w:t>指导老师签名：</w:t>
      </w:r>
      <w:r>
        <w:rPr>
          <w:rFonts w:hint="eastAsia" w:ascii="宋体"/>
          <w:color w:val="000000"/>
          <w:sz w:val="30"/>
          <w:szCs w:val="30"/>
        </w:rPr>
        <w:t xml:space="preserve">                  </w:t>
      </w:r>
      <w:r>
        <w:rPr>
          <w:rFonts w:hint="eastAsia" w:ascii="宋体" w:hAnsi="宋体"/>
          <w:color w:val="000000"/>
          <w:sz w:val="30"/>
          <w:szCs w:val="30"/>
        </w:rPr>
        <w:t>日</w:t>
      </w:r>
      <w:r>
        <w:rPr>
          <w:rFonts w:hint="eastAsia" w:ascii="宋体"/>
          <w:color w:val="000000"/>
          <w:sz w:val="30"/>
          <w:szCs w:val="30"/>
        </w:rPr>
        <w:t xml:space="preserve">  </w:t>
      </w:r>
      <w:r>
        <w:rPr>
          <w:rFonts w:hint="eastAsia" w:ascii="宋体" w:hAnsi="宋体"/>
          <w:color w:val="000000"/>
          <w:sz w:val="30"/>
          <w:szCs w:val="30"/>
        </w:rPr>
        <w:t>期：</w:t>
      </w:r>
      <w:r>
        <w:rPr>
          <w:rFonts w:hint="eastAsia" w:ascii="宋体"/>
          <w:color w:val="000000"/>
          <w:sz w:val="30"/>
          <w:szCs w:val="30"/>
        </w:rPr>
        <w:t xml:space="preserve">                </w:t>
      </w:r>
    </w:p>
    <w:p>
      <w:pPr>
        <w:spacing w:line="360" w:lineRule="auto"/>
        <w:jc w:val="center"/>
      </w:pPr>
    </w:p>
    <w:p>
      <w:pPr>
        <w:spacing w:line="360" w:lineRule="auto"/>
        <w:jc w:val="center"/>
      </w:pPr>
    </w:p>
    <w:p>
      <w:pPr>
        <w:spacing w:line="360" w:lineRule="auto"/>
        <w:jc w:val="center"/>
      </w:pPr>
    </w:p>
    <w:p>
      <w:pPr>
        <w:spacing w:line="360" w:lineRule="auto"/>
        <w:jc w:val="center"/>
        <w:sectPr>
          <w:headerReference r:id="rId6" w:type="default"/>
          <w:pgSz w:w="11906" w:h="16838"/>
          <w:pgMar w:top="1985" w:right="1418" w:bottom="1418" w:left="1418" w:header="1418" w:footer="1134" w:gutter="0"/>
          <w:cols w:space="720" w:num="1"/>
          <w:docGrid w:linePitch="326" w:charSpace="-2048"/>
        </w:sectPr>
      </w:pPr>
    </w:p>
    <w:p>
      <w:pPr>
        <w:pStyle w:val="2"/>
        <w:jc w:val="center"/>
      </w:pPr>
      <w:bookmarkStart w:id="1" w:name="_Toc23164"/>
      <w:bookmarkStart w:id="2" w:name="_Toc26710249"/>
      <w:r>
        <w:rPr>
          <w:rFonts w:hint="eastAsia"/>
        </w:rPr>
        <w:t>摘    要</w:t>
      </w:r>
      <w:bookmarkEnd w:id="0"/>
      <w:bookmarkEnd w:id="1"/>
      <w:bookmarkEnd w:id="2"/>
    </w:p>
    <w:p>
      <w:pPr>
        <w:ind w:firstLine="480" w:firstLineChars="200"/>
      </w:pPr>
      <w:r>
        <w:rPr>
          <w:rFonts w:hint="eastAsia"/>
        </w:rPr>
        <w:t>“摘要”是摘要部分的标题，不可省略。</w:t>
      </w:r>
    </w:p>
    <w:p>
      <w:pPr>
        <w:ind w:firstLine="480" w:firstLineChars="200"/>
      </w:pPr>
      <w:r>
        <w:rPr>
          <w:rFonts w:hint="eastAsia"/>
        </w:rPr>
        <w:t>标题“摘要”选用模板中的样式所定义的“标题1”，再居中；或者手动设置成字体：黑体，居中，字号：小三，1.5倍行距，段后11磅，段前为0。</w:t>
      </w:r>
    </w:p>
    <w:p>
      <w:pPr>
        <w:ind w:firstLine="480" w:firstLineChars="200"/>
      </w:pPr>
      <w:r>
        <w:rPr>
          <w:rFonts w:hint="eastAsia"/>
        </w:rPr>
        <w:t>摘要是毕业设计的缩影，文字要简练、明确。内容要包括目的、方法、结果和结论。单位采用国际标准计量单位制，除特别情况外，数字一律用阿拉伯数字。文中不允许出现插图。重要的表格可以插入。</w:t>
      </w:r>
    </w:p>
    <w:p>
      <w:pPr>
        <w:ind w:firstLine="480" w:firstLineChars="200"/>
      </w:pPr>
      <w:r>
        <w:rPr>
          <w:rFonts w:hint="eastAsia"/>
        </w:rPr>
        <w:t>摘要正文选用模板中的样式所定义的“正文”，每段落首行缩进2个汉字；或者手动设置成每段落首行缩进2个汉字，字体：宋体，字号：小四，行距：多倍行距 1.25，间距：段前、段后均为0行，取消网格对齐选项。</w:t>
      </w:r>
    </w:p>
    <w:p>
      <w:pPr>
        <w:ind w:firstLine="480" w:firstLineChars="200"/>
      </w:pPr>
      <w:r>
        <w:rPr>
          <w:rFonts w:hint="eastAsia"/>
        </w:rPr>
        <w:t>摘要篇幅以一页为限，字数为500字左右。</w:t>
      </w:r>
    </w:p>
    <w:p>
      <w:pPr>
        <w:ind w:firstLine="480" w:firstLineChars="200"/>
      </w:pPr>
      <w:r>
        <w:rPr>
          <w:rFonts w:hint="eastAsia"/>
        </w:rPr>
        <w:t>摘要正文后，</w:t>
      </w:r>
      <w:r>
        <w:rPr>
          <w:rFonts w:hint="eastAsia" w:ascii="宋体" w:hAnsi="宋体"/>
        </w:rPr>
        <w:t>列出3-5个关键词。“关键词：”是关键词部分的引导，不可省略。关键词请尽量用《汉语主题词表</w:t>
      </w:r>
      <w:r>
        <w:rPr>
          <w:rFonts w:hint="eastAsia"/>
        </w:rPr>
        <w:t>》等词表提供的规范词。</w:t>
      </w:r>
    </w:p>
    <w:p>
      <w:pPr>
        <w:ind w:firstLine="480" w:firstLineChars="200"/>
      </w:pPr>
      <w:r>
        <w:rPr>
          <w:rFonts w:hint="eastAsia"/>
        </w:rPr>
        <w:t>关键词与摘要之间空一行。关键词词间用分号间隔，末尾不加标点，3-5个；黑体，小四，加粗。</w:t>
      </w:r>
      <w:r>
        <w:rPr>
          <w:rFonts w:hint="eastAsia"/>
          <w:szCs w:val="21"/>
        </w:rPr>
        <w:t>关键词整体字数限制在一行。</w:t>
      </w:r>
    </w:p>
    <w:p/>
    <w:p>
      <w:pPr>
        <w:rPr>
          <w:rFonts w:ascii="黑体" w:eastAsia="黑体"/>
          <w:b/>
        </w:rPr>
      </w:pPr>
      <w:r>
        <w:rPr>
          <w:rStyle w:val="22"/>
          <w:rFonts w:hint="eastAsia"/>
          <w:b/>
        </w:rPr>
        <w:t>关键词：</w:t>
      </w:r>
      <w:r>
        <w:rPr>
          <w:rStyle w:val="24"/>
          <w:rFonts w:hint="eastAsia" w:ascii="黑体" w:hAnsi="黑体" w:eastAsia="黑体"/>
          <w:b/>
        </w:rPr>
        <w:t>写作规范；排版格式；毕业设计</w:t>
      </w:r>
    </w:p>
    <w:p>
      <w:pPr>
        <w:sectPr>
          <w:headerReference r:id="rId9" w:type="first"/>
          <w:footerReference r:id="rId12" w:type="first"/>
          <w:headerReference r:id="rId7" w:type="default"/>
          <w:footerReference r:id="rId10" w:type="default"/>
          <w:headerReference r:id="rId8" w:type="even"/>
          <w:footerReference r:id="rId11" w:type="even"/>
          <w:pgSz w:w="11906" w:h="16838"/>
          <w:pgMar w:top="1985" w:right="1418" w:bottom="1418" w:left="1418" w:header="1418" w:footer="1134" w:gutter="0"/>
          <w:pgNumType w:fmt="upperRoman" w:start="1"/>
          <w:cols w:space="720" w:num="1"/>
          <w:docGrid w:linePitch="326" w:charSpace="-2048"/>
        </w:sectPr>
      </w:pPr>
      <w:r>
        <w:rPr>
          <w:rFonts w:ascii="黑体" w:eastAsia="黑体"/>
        </w:rPr>
        <mc:AlternateContent>
          <mc:Choice Requires="wps">
            <w:drawing>
              <wp:anchor distT="0" distB="0" distL="114300" distR="114300" simplePos="0" relativeHeight="251664384" behindDoc="0" locked="0" layoutInCell="1" allowOverlap="1">
                <wp:simplePos x="0" y="0"/>
                <wp:positionH relativeFrom="column">
                  <wp:posOffset>2004695</wp:posOffset>
                </wp:positionH>
                <wp:positionV relativeFrom="paragraph">
                  <wp:posOffset>193675</wp:posOffset>
                </wp:positionV>
                <wp:extent cx="2457450" cy="1123950"/>
                <wp:effectExtent l="276225" t="495300" r="9525" b="9525"/>
                <wp:wrapNone/>
                <wp:docPr id="1770585190" name="AutoShape 110"/>
                <wp:cNvGraphicFramePr/>
                <a:graphic xmlns:a="http://schemas.openxmlformats.org/drawingml/2006/main">
                  <a:graphicData uri="http://schemas.microsoft.com/office/word/2010/wordprocessingShape">
                    <wps:wsp>
                      <wps:cNvSpPr>
                        <a:spLocks noChangeArrowheads="1"/>
                      </wps:cNvSpPr>
                      <wps:spPr bwMode="auto">
                        <a:xfrm>
                          <a:off x="0" y="0"/>
                          <a:ext cx="2457450" cy="1123950"/>
                        </a:xfrm>
                        <a:prstGeom prst="wedgeRoundRectCallout">
                          <a:avLst>
                            <a:gd name="adj1" fmla="val -59718"/>
                            <a:gd name="adj2" fmla="val -91750"/>
                            <a:gd name="adj3" fmla="val 16667"/>
                          </a:avLst>
                        </a:prstGeom>
                        <a:noFill/>
                        <a:ln w="9525">
                          <a:solidFill>
                            <a:srgbClr val="0000FF"/>
                          </a:solidFill>
                          <a:miter lim="800000"/>
                        </a:ln>
                      </wps:spPr>
                      <wps:txbx>
                        <w:txbxContent>
                          <w:p>
                            <w:pPr>
                              <w:rPr>
                                <w:color w:val="000080"/>
                                <w:szCs w:val="21"/>
                              </w:rPr>
                            </w:pPr>
                            <w:r>
                              <w:rPr>
                                <w:rFonts w:hint="eastAsia"/>
                                <w:color w:val="000080"/>
                                <w:szCs w:val="21"/>
                              </w:rPr>
                              <w:t>字体：黑体、小四号、加粗；关键词数量：3-5个；关键词整体字数限制在一行；</w:t>
                            </w:r>
                          </w:p>
                          <w:p>
                            <w:pPr>
                              <w:rPr>
                                <w:color w:val="000080"/>
                                <w:sz w:val="21"/>
                                <w:szCs w:val="21"/>
                              </w:rPr>
                            </w:pP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AutoShape 110" o:spid="_x0000_s1026" o:spt="62" type="#_x0000_t62" style="position:absolute;left:0pt;margin-left:157.85pt;margin-top:15.25pt;height:88.5pt;width:193.5pt;z-index:251664384;mso-width-relative:page;mso-height-relative:page;" filled="f" stroked="t" coordsize="21600,21600" o:gfxdata="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N4lei1wAAAAoBAAAPAAAAAAAAAAEAIAAAACIAAABkcnMvZG93bnJl&#10;di54bWxQSwECFAAUAAAACACHTuJAPJl5LnACAADoBAAADgAAAAAAAAABACAAAAAmAQAAZHJzL2Uy&#10;b0RvYy54bWxQSwUGAAAAAAYABgBZAQAACAYAAAAA&#10;" adj="-2099,-9018,14400">
                <v:fill on="f" focussize="0,0"/>
                <v:stroke color="#0000FF" miterlimit="8" joinstyle="miter"/>
                <v:imagedata o:title=""/>
                <o:lock v:ext="edit" aspectratio="f"/>
                <v:textbox>
                  <w:txbxContent>
                    <w:p>
                      <w:pPr>
                        <w:rPr>
                          <w:color w:val="000080"/>
                          <w:szCs w:val="21"/>
                        </w:rPr>
                      </w:pPr>
                      <w:r>
                        <w:rPr>
                          <w:rFonts w:hint="eastAsia"/>
                          <w:color w:val="000080"/>
                          <w:szCs w:val="21"/>
                        </w:rPr>
                        <w:t>字体：黑体、小四号、加粗；关键词数量：3-5个；关键词整体字数限制在一行；</w:t>
                      </w:r>
                    </w:p>
                    <w:p>
                      <w:pPr>
                        <w:rPr>
                          <w:color w:val="000080"/>
                          <w:sz w:val="21"/>
                          <w:szCs w:val="21"/>
                        </w:rPr>
                      </w:pPr>
                      <w:r>
                        <w:rPr>
                          <w:rFonts w:hint="eastAsia"/>
                          <w:color w:val="000080"/>
                          <w:sz w:val="21"/>
                          <w:szCs w:val="21"/>
                          <w:u w:val="double"/>
                        </w:rPr>
                        <w:t>阅后删除此文本框。</w:t>
                      </w:r>
                    </w:p>
                  </w:txbxContent>
                </v:textbox>
              </v:shape>
            </w:pict>
          </mc:Fallback>
        </mc:AlternateContent>
      </w:r>
    </w:p>
    <w:p>
      <w:pPr>
        <w:pStyle w:val="2"/>
        <w:jc w:val="center"/>
        <w:rPr>
          <w:b/>
          <w:color w:val="000000"/>
        </w:rPr>
      </w:pPr>
      <w:bookmarkStart w:id="3" w:name="_Toc26710250"/>
      <w:bookmarkStart w:id="4" w:name="_Toc18680"/>
      <w:r>
        <w:rPr>
          <w:rFonts w:ascii="Times New Roman"/>
          <w:b/>
          <w:bCs w:val="0"/>
        </w:rPr>
        <w:t>Abstract</w:t>
      </w:r>
      <w:bookmarkEnd w:id="3"/>
      <w:bookmarkEnd w:id="4"/>
    </w:p>
    <w:p>
      <w:pPr>
        <w:ind w:firstLine="480" w:firstLineChars="200"/>
      </w:pPr>
      <w:r>
        <w:rPr>
          <w:rFonts w:hint="eastAsia"/>
        </w:rPr>
        <w:t>外文摘要要求用英文书写，内容应与“中文摘要”对应。使用第三人称，最好采用现在时态编写。</w:t>
      </w:r>
    </w:p>
    <w:p>
      <w:pPr>
        <w:ind w:firstLine="480" w:firstLineChars="200"/>
      </w:pPr>
      <w:r>
        <w:rPr>
          <w:rFonts w:hint="eastAsia"/>
        </w:rPr>
        <w:t>“Abstract”不可省略。标题“Abstract”选用模板中的样式所定义的“标题1”，再居中；或者手动设置成字体：</w:t>
      </w:r>
      <w:r>
        <w:t>Times New Roman</w:t>
      </w:r>
      <w:r>
        <w:rPr>
          <w:rFonts w:hint="eastAsia"/>
        </w:rPr>
        <w:t>，加粗居中，字号：小三，多倍行距1.5倍行距，段后11磅，段前为0行。</w:t>
      </w:r>
    </w:p>
    <w:p>
      <w:pPr>
        <w:ind w:firstLine="480" w:firstLineChars="200"/>
      </w:pPr>
      <w:r>
        <w:rPr>
          <w:rFonts w:hint="eastAsia"/>
        </w:rPr>
        <w:t>Abstract正文选用设置成每段落首行缩进2字，字体：</w:t>
      </w:r>
      <w:r>
        <w:t>Times New Roman</w:t>
      </w:r>
      <w:r>
        <w:rPr>
          <w:rFonts w:hint="eastAsia"/>
        </w:rPr>
        <w:t>，字号：小四，行距：多倍行距 1.25，间距：段前、段后均为0行，取消网格对齐选项。</w:t>
      </w:r>
    </w:p>
    <w:p>
      <w:pPr>
        <w:ind w:firstLine="480" w:firstLineChars="200"/>
      </w:pPr>
      <w:r>
        <w:t>Keywords</w:t>
      </w:r>
      <w:r>
        <w:rPr>
          <w:rFonts w:hint="eastAsia"/>
        </w:rPr>
        <w:t>与摘要正文之间空一行。</w:t>
      </w:r>
      <w:r>
        <w:t>Key words</w:t>
      </w:r>
      <w:r>
        <w:rPr>
          <w:rFonts w:hint="eastAsia"/>
        </w:rPr>
        <w:t>与中文“关键词”一致。词间用分号间隔，末尾不加标点，3-5个；</w:t>
      </w:r>
      <w:r>
        <w:t>Times New Roman</w:t>
      </w:r>
      <w:r>
        <w:rPr>
          <w:rFonts w:hint="eastAsia"/>
        </w:rPr>
        <w:t>，小四，加粗。</w:t>
      </w:r>
    </w:p>
    <w:p/>
    <w:p>
      <w:pPr>
        <w:rPr>
          <w:rStyle w:val="31"/>
          <w:b/>
        </w:rPr>
      </w:pPr>
      <w:r>
        <w:rPr>
          <w:b/>
        </w:rPr>
        <w:t>K</w:t>
      </w:r>
      <w:r>
        <w:rPr>
          <w:rFonts w:hint="eastAsia"/>
          <w:b/>
        </w:rPr>
        <w:t>eywords：write criterion；typeset format；graduation project (thesis)</w:t>
      </w:r>
    </w:p>
    <w:p/>
    <w:p/>
    <w:p>
      <w:pPr>
        <w:jc w:val="center"/>
        <w:sectPr>
          <w:headerReference r:id="rId13" w:type="default"/>
          <w:footerReference r:id="rId14" w:type="default"/>
          <w:pgSz w:w="11906" w:h="16838"/>
          <w:pgMar w:top="1985" w:right="1418" w:bottom="1418" w:left="1418" w:header="1418" w:footer="1134" w:gutter="0"/>
          <w:pgNumType w:fmt="upperRoman"/>
          <w:cols w:space="720" w:num="1"/>
          <w:docGrid w:linePitch="326" w:charSpace="-2048"/>
        </w:sectPr>
      </w:pPr>
      <w:r>
        <w:rPr>
          <w:rFonts w:ascii="黑体" w:eastAsia="黑体"/>
          <w:sz w:val="30"/>
          <w:szCs w:val="30"/>
        </w:rPr>
        <mc:AlternateContent>
          <mc:Choice Requires="wps">
            <w:drawing>
              <wp:anchor distT="0" distB="0" distL="114300" distR="114300" simplePos="0" relativeHeight="251668480" behindDoc="0" locked="0" layoutInCell="1" allowOverlap="1">
                <wp:simplePos x="0" y="0"/>
                <wp:positionH relativeFrom="column">
                  <wp:posOffset>802005</wp:posOffset>
                </wp:positionH>
                <wp:positionV relativeFrom="paragraph">
                  <wp:posOffset>3765550</wp:posOffset>
                </wp:positionV>
                <wp:extent cx="1954530" cy="730250"/>
                <wp:effectExtent l="6985" t="8255" r="10160" b="394970"/>
                <wp:wrapNone/>
                <wp:docPr id="1195697269" name="AutoShape 116"/>
                <wp:cNvGraphicFramePr/>
                <a:graphic xmlns:a="http://schemas.openxmlformats.org/drawingml/2006/main">
                  <a:graphicData uri="http://schemas.microsoft.com/office/word/2010/wordprocessingShape">
                    <wps:wsp>
                      <wps:cNvSpPr>
                        <a:spLocks noChangeArrowheads="1"/>
                      </wps:cNvSpPr>
                      <wps:spPr bwMode="auto">
                        <a:xfrm>
                          <a:off x="0" y="0"/>
                          <a:ext cx="1954530" cy="730250"/>
                        </a:xfrm>
                        <a:prstGeom prst="wedgeRoundRectCallout">
                          <a:avLst>
                            <a:gd name="adj1" fmla="val 42000"/>
                            <a:gd name="adj2" fmla="val 101519"/>
                            <a:gd name="adj3" fmla="val 16667"/>
                          </a:avLst>
                        </a:prstGeom>
                        <a:solidFill>
                          <a:schemeClr val="bg1"/>
                        </a:solidFill>
                        <a:ln w="9525">
                          <a:solidFill>
                            <a:srgbClr val="0000FF"/>
                          </a:solidFill>
                          <a:miter lim="800000"/>
                        </a:ln>
                      </wps:spPr>
                      <wps:txbx>
                        <w:txbxContent>
                          <w:p>
                            <w:pPr>
                              <w:rPr>
                                <w:color w:val="000080"/>
                                <w:sz w:val="22"/>
                                <w:u w:val="double"/>
                              </w:rPr>
                            </w:pPr>
                            <w:r>
                              <w:rPr>
                                <w:rFonts w:hint="eastAsia"/>
                                <w:color w:val="000080"/>
                                <w:sz w:val="22"/>
                              </w:rPr>
                              <w:t>注：页脚：段前30磅，阅后删除</w:t>
                            </w:r>
                          </w:p>
                        </w:txbxContent>
                      </wps:txbx>
                      <wps:bodyPr rot="0" vert="horz" wrap="square" lIns="91440" tIns="45720" rIns="91440" bIns="45720" anchor="t" anchorCtr="0" upright="1">
                        <a:noAutofit/>
                      </wps:bodyPr>
                    </wps:wsp>
                  </a:graphicData>
                </a:graphic>
              </wp:anchor>
            </w:drawing>
          </mc:Choice>
          <mc:Fallback>
            <w:pict>
              <v:shape id="AutoShape 116" o:spid="_x0000_s1026" o:spt="62" type="#_x0000_t62" style="position:absolute;left:0pt;margin-left:63.15pt;margin-top:296.5pt;height:57.5pt;width:153.9pt;z-index:251668480;mso-width-relative:page;mso-height-relative:page;" fillcolor="#FFFFFF [3212]" filled="t" stroked="t" coordsize="21600,21600" o:gfxdata="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f1T1idsAAAALAQAADwAAAAAAAAABACAAAAAiAAAAZHJzL2Rv&#10;d25yZXYueG1sUEsBAhQAFAAAAAgAh07iQM/9S3VwAgAADwUAAA4AAAAAAAAAAQAgAAAAKgEAAGRy&#10;cy9lMm9Eb2MueG1sUEsFBgAAAAAGAAYAWQEAAAwGAAAAAA==&#10;" adj="19872,32728,14400">
                <v:fill on="t" focussize="0,0"/>
                <v:stroke color="#0000FF" miterlimit="8" joinstyle="miter"/>
                <v:imagedata o:title=""/>
                <o:lock v:ext="edit" aspectratio="f"/>
                <v:textbox>
                  <w:txbxContent>
                    <w:p>
                      <w:pPr>
                        <w:rPr>
                          <w:color w:val="000080"/>
                          <w:sz w:val="22"/>
                          <w:u w:val="double"/>
                        </w:rPr>
                      </w:pPr>
                      <w:r>
                        <w:rPr>
                          <w:rFonts w:hint="eastAsia"/>
                          <w:color w:val="000080"/>
                          <w:sz w:val="22"/>
                        </w:rPr>
                        <w:t>注：页脚：段前30磅，阅后删除</w:t>
                      </w:r>
                    </w:p>
                  </w:txbxContent>
                </v:textbox>
              </v:shape>
            </w:pict>
          </mc:Fallback>
        </mc:AlternateContent>
      </w:r>
    </w:p>
    <w:p>
      <w:pPr>
        <w:jc w:val="center"/>
      </w:pPr>
      <w:r>
        <w:rPr>
          <w:rFonts w:ascii="黑体" w:eastAsia="黑体"/>
          <w:sz w:val="30"/>
          <w:szCs w:val="30"/>
        </w:rPr>
        <mc:AlternateContent>
          <mc:Choice Requires="wps">
            <w:drawing>
              <wp:anchor distT="0" distB="0" distL="114300" distR="114300" simplePos="0" relativeHeight="251665408" behindDoc="0" locked="0" layoutInCell="1" allowOverlap="1">
                <wp:simplePos x="0" y="0"/>
                <wp:positionH relativeFrom="column">
                  <wp:posOffset>-636270</wp:posOffset>
                </wp:positionH>
                <wp:positionV relativeFrom="paragraph">
                  <wp:posOffset>-1344930</wp:posOffset>
                </wp:positionV>
                <wp:extent cx="2706370" cy="1548130"/>
                <wp:effectExtent l="6985" t="7620" r="10795" b="825500"/>
                <wp:wrapNone/>
                <wp:docPr id="2118482581" name="AutoShape 76"/>
                <wp:cNvGraphicFramePr/>
                <a:graphic xmlns:a="http://schemas.openxmlformats.org/drawingml/2006/main">
                  <a:graphicData uri="http://schemas.microsoft.com/office/word/2010/wordprocessingShape">
                    <wps:wsp>
                      <wps:cNvSpPr>
                        <a:spLocks noChangeArrowheads="1"/>
                      </wps:cNvSpPr>
                      <wps:spPr bwMode="auto">
                        <a:xfrm>
                          <a:off x="0" y="0"/>
                          <a:ext cx="2706370" cy="1548130"/>
                        </a:xfrm>
                        <a:prstGeom prst="wedgeRoundRectCallout">
                          <a:avLst>
                            <a:gd name="adj1" fmla="val 42000"/>
                            <a:gd name="adj2" fmla="val 101519"/>
                            <a:gd name="adj3" fmla="val 16667"/>
                          </a:avLst>
                        </a:prstGeom>
                        <a:noFill/>
                        <a:ln w="9525">
                          <a:solidFill>
                            <a:srgbClr val="0000FF"/>
                          </a:solidFill>
                          <a:miter lim="800000"/>
                        </a:ln>
                      </wps:spPr>
                      <wps:txbx>
                        <w:txbxContent>
                          <w:p>
                            <w:pPr>
                              <w:rPr>
                                <w:color w:val="000080"/>
                                <w:sz w:val="22"/>
                                <w:u w:val="double"/>
                              </w:rPr>
                            </w:pPr>
                            <w:r>
                              <w:rPr>
                                <w:rFonts w:hint="eastAsia"/>
                                <w:color w:val="000080"/>
                                <w:sz w:val="22"/>
                              </w:rPr>
                              <w:t>注：在该页面中点击鼠标右键，选择“更新域…”，在弹出窗口中选择“更新整个目录”，确定即可自动生成目录。标题“目录”，字体：黑体，字号：小三。章、节标题和页码，字体：宋体，字号：小四。</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AutoShape 76" o:spid="_x0000_s1026" o:spt="62" type="#_x0000_t62" style="position:absolute;left:0pt;margin-left:-50.1pt;margin-top:-105.9pt;height:121.9pt;width:213.1pt;z-index:251665408;mso-width-relative:page;mso-height-relative:page;" filled="f" stroked="t" coordsize="21600,21600" o:gfxdata="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HdbvjaAAAADAEAAA8AAAAAAAAAAQAgAAAAIgAAAGRycy9kb3ducmV2&#10;LnhtbFBLAQIUABQAAAAIAIdO4kBDa2USbAIAAOYEAAAOAAAAAAAAAAEAIAAAACkBAABkcnMvZTJv&#10;RG9jLnhtbFBLBQYAAAAABgAGAFkBAAAHBgAAAAA=&#10;" adj="19872,32728,14400">
                <v:fill on="f" focussize="0,0"/>
                <v:stroke color="#0000FF" miterlimit="8" joinstyle="miter"/>
                <v:imagedata o:title=""/>
                <o:lock v:ext="edit" aspectratio="f"/>
                <v:textbox>
                  <w:txbxContent>
                    <w:p>
                      <w:pPr>
                        <w:rPr>
                          <w:color w:val="000080"/>
                          <w:sz w:val="22"/>
                          <w:u w:val="double"/>
                        </w:rPr>
                      </w:pPr>
                      <w:r>
                        <w:rPr>
                          <w:rFonts w:hint="eastAsia"/>
                          <w:color w:val="000080"/>
                          <w:sz w:val="22"/>
                        </w:rPr>
                        <w:t>注：在该页面中点击鼠标右键，选择“更新域…”，在弹出窗口中选择“更新整个目录”，确定即可自动生成目录。标题“目录”，字体：黑体，字号：小三。章、节标题和页码，字体：宋体，字号：小四。</w:t>
                      </w:r>
                      <w:r>
                        <w:rPr>
                          <w:rFonts w:hint="eastAsia"/>
                          <w:color w:val="000080"/>
                          <w:sz w:val="22"/>
                          <w:u w:val="double"/>
                        </w:rPr>
                        <w:t>阅后删除此文本框。</w:t>
                      </w:r>
                    </w:p>
                  </w:txbxContent>
                </v:textbox>
              </v:shape>
            </w:pict>
          </mc:Fallback>
        </mc:AlternateContent>
      </w:r>
      <w:r>
        <w:rPr>
          <w:rFonts w:hint="eastAsia" w:ascii="黑体" w:eastAsia="黑体"/>
          <w:sz w:val="30"/>
          <w:szCs w:val="30"/>
        </w:rPr>
        <w:t>目    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12"/>
        <w:tabs>
          <w:tab w:val="right" w:leader="dot" w:pos="9070"/>
        </w:tabs>
      </w:pPr>
      <w:r>
        <w:fldChar w:fldCharType="begin"/>
      </w:r>
      <w:r>
        <w:instrText xml:space="preserve"> HYPERLINK \l "_Toc23164" </w:instrText>
      </w:r>
      <w:r>
        <w:fldChar w:fldCharType="separate"/>
      </w:r>
      <w:r>
        <w:rPr>
          <w:rFonts w:hint="eastAsia"/>
        </w:rPr>
        <w:t>摘    要</w:t>
      </w:r>
      <w:r>
        <w:tab/>
      </w:r>
      <w:r>
        <w:fldChar w:fldCharType="begin"/>
      </w:r>
      <w:r>
        <w:instrText xml:space="preserve"> PAGEREF _Toc23164 \h </w:instrText>
      </w:r>
      <w:r>
        <w:fldChar w:fldCharType="separate"/>
      </w:r>
      <w:r>
        <w:t>I</w:t>
      </w:r>
      <w:r>
        <w:fldChar w:fldCharType="end"/>
      </w:r>
      <w:r>
        <w:fldChar w:fldCharType="end"/>
      </w:r>
    </w:p>
    <w:p>
      <w:pPr>
        <w:pStyle w:val="12"/>
        <w:tabs>
          <w:tab w:val="right" w:leader="dot" w:pos="9070"/>
        </w:tabs>
      </w:pPr>
      <w:r>
        <w:fldChar w:fldCharType="begin"/>
      </w:r>
      <w:r>
        <w:instrText xml:space="preserve"> HYPERLINK \l "_Toc18680" </w:instrText>
      </w:r>
      <w:r>
        <w:fldChar w:fldCharType="separate"/>
      </w:r>
      <w:r>
        <w:t>Abstract</w:t>
      </w:r>
      <w:r>
        <w:tab/>
      </w:r>
      <w:r>
        <w:fldChar w:fldCharType="begin"/>
      </w:r>
      <w:r>
        <w:instrText xml:space="preserve"> PAGEREF _Toc18680 \h </w:instrText>
      </w:r>
      <w:r>
        <w:fldChar w:fldCharType="separate"/>
      </w:r>
      <w:r>
        <w:t>II</w:t>
      </w:r>
      <w:r>
        <w:fldChar w:fldCharType="end"/>
      </w:r>
      <w:r>
        <w:fldChar w:fldCharType="end"/>
      </w:r>
    </w:p>
    <w:p>
      <w:pPr>
        <w:pStyle w:val="12"/>
        <w:tabs>
          <w:tab w:val="right" w:leader="dot" w:pos="9070"/>
        </w:tabs>
      </w:pPr>
      <w:r>
        <w:fldChar w:fldCharType="begin"/>
      </w:r>
      <w:r>
        <w:instrText xml:space="preserve"> HYPERLINK \l "_Toc15885" </w:instrText>
      </w:r>
      <w:r>
        <w:fldChar w:fldCharType="separate"/>
      </w:r>
      <w:r>
        <w:rPr>
          <w:rFonts w:hint="eastAsia"/>
        </w:rPr>
        <w:t>引    言</w:t>
      </w:r>
      <w:r>
        <w:tab/>
      </w:r>
      <w:r>
        <w:fldChar w:fldCharType="begin"/>
      </w:r>
      <w:r>
        <w:instrText xml:space="preserve"> PAGEREF _Toc15885 \h </w:instrText>
      </w:r>
      <w:r>
        <w:fldChar w:fldCharType="separate"/>
      </w:r>
      <w:r>
        <w:t>1</w:t>
      </w:r>
      <w:r>
        <w:fldChar w:fldCharType="end"/>
      </w:r>
      <w:r>
        <w:fldChar w:fldCharType="end"/>
      </w:r>
    </w:p>
    <w:p>
      <w:pPr>
        <w:pStyle w:val="12"/>
        <w:tabs>
          <w:tab w:val="right" w:leader="dot" w:pos="9070"/>
        </w:tabs>
      </w:pPr>
      <w:r>
        <w:fldChar w:fldCharType="begin"/>
      </w:r>
      <w:r>
        <w:instrText xml:space="preserve"> HYPERLINK \l "_Toc15012" </w:instrText>
      </w:r>
      <w:r>
        <w:fldChar w:fldCharType="separate"/>
      </w:r>
      <w:r>
        <w:rPr>
          <w:rFonts w:hint="eastAsia"/>
        </w:rPr>
        <w:t>第1章  正文格式说明</w:t>
      </w:r>
      <w:r>
        <w:tab/>
      </w:r>
      <w:r>
        <w:fldChar w:fldCharType="begin"/>
      </w:r>
      <w:r>
        <w:instrText xml:space="preserve"> PAGEREF _Toc15012 \h </w:instrText>
      </w:r>
      <w:r>
        <w:fldChar w:fldCharType="separate"/>
      </w:r>
      <w:r>
        <w:t>1</w:t>
      </w:r>
      <w:r>
        <w:fldChar w:fldCharType="end"/>
      </w:r>
      <w:r>
        <w:fldChar w:fldCharType="end"/>
      </w:r>
    </w:p>
    <w:p>
      <w:pPr>
        <w:pStyle w:val="14"/>
        <w:tabs>
          <w:tab w:val="right" w:leader="dot" w:pos="9070"/>
        </w:tabs>
        <w:ind w:left="480"/>
      </w:pPr>
      <w:r>
        <w:fldChar w:fldCharType="begin"/>
      </w:r>
      <w:r>
        <w:instrText xml:space="preserve"> HYPERLINK \l "_Toc6410" </w:instrText>
      </w:r>
      <w:r>
        <w:fldChar w:fldCharType="separate"/>
      </w:r>
      <w:r>
        <w:rPr>
          <w:rFonts w:hint="eastAsia"/>
        </w:rPr>
        <w:t>1.1  毕业设计格式基本要求</w:t>
      </w:r>
      <w:r>
        <w:tab/>
      </w:r>
      <w:r>
        <w:fldChar w:fldCharType="begin"/>
      </w:r>
      <w:r>
        <w:instrText xml:space="preserve"> PAGEREF _Toc6410 \h </w:instrText>
      </w:r>
      <w:r>
        <w:fldChar w:fldCharType="separate"/>
      </w:r>
      <w:r>
        <w:t>2</w:t>
      </w:r>
      <w:r>
        <w:fldChar w:fldCharType="end"/>
      </w:r>
      <w:r>
        <w:fldChar w:fldCharType="end"/>
      </w:r>
    </w:p>
    <w:p>
      <w:pPr>
        <w:pStyle w:val="14"/>
        <w:tabs>
          <w:tab w:val="right" w:leader="dot" w:pos="9070"/>
        </w:tabs>
        <w:ind w:left="480"/>
      </w:pPr>
      <w:r>
        <w:fldChar w:fldCharType="begin"/>
      </w:r>
      <w:r>
        <w:instrText xml:space="preserve"> HYPERLINK \l "_Toc2624" </w:instrText>
      </w:r>
      <w:r>
        <w:fldChar w:fldCharType="separate"/>
      </w:r>
      <w:r>
        <w:rPr>
          <w:rFonts w:hint="eastAsia"/>
        </w:rPr>
        <w:t>1.2  页眉页脚的编排</w:t>
      </w:r>
      <w:r>
        <w:tab/>
      </w:r>
      <w:r>
        <w:fldChar w:fldCharType="begin"/>
      </w:r>
      <w:r>
        <w:instrText xml:space="preserve"> PAGEREF _Toc2624 \h </w:instrText>
      </w:r>
      <w:r>
        <w:fldChar w:fldCharType="separate"/>
      </w:r>
      <w:r>
        <w:t>3</w:t>
      </w:r>
      <w:r>
        <w:fldChar w:fldCharType="end"/>
      </w:r>
      <w:r>
        <w:fldChar w:fldCharType="end"/>
      </w:r>
    </w:p>
    <w:p>
      <w:pPr>
        <w:pStyle w:val="14"/>
        <w:tabs>
          <w:tab w:val="right" w:leader="dot" w:pos="9070"/>
        </w:tabs>
        <w:ind w:left="480"/>
      </w:pPr>
      <w:r>
        <w:fldChar w:fldCharType="begin"/>
      </w:r>
      <w:r>
        <w:instrText xml:space="preserve"> HYPERLINK \l "_Toc13977" </w:instrText>
      </w:r>
      <w:r>
        <w:fldChar w:fldCharType="separate"/>
      </w:r>
      <w:r>
        <w:rPr>
          <w:rFonts w:hint="eastAsia"/>
        </w:rPr>
        <w:t>1.3  正文格式</w:t>
      </w:r>
      <w:r>
        <w:tab/>
      </w:r>
      <w:r>
        <w:fldChar w:fldCharType="begin"/>
      </w:r>
      <w:r>
        <w:instrText xml:space="preserve"> PAGEREF _Toc13977 \h </w:instrText>
      </w:r>
      <w:r>
        <w:fldChar w:fldCharType="separate"/>
      </w:r>
      <w:r>
        <w:t>3</w:t>
      </w:r>
      <w:r>
        <w:fldChar w:fldCharType="end"/>
      </w:r>
      <w:r>
        <w:fldChar w:fldCharType="end"/>
      </w:r>
    </w:p>
    <w:p>
      <w:pPr>
        <w:pStyle w:val="14"/>
        <w:tabs>
          <w:tab w:val="right" w:leader="dot" w:pos="9070"/>
        </w:tabs>
        <w:ind w:left="480"/>
      </w:pPr>
      <w:r>
        <w:fldChar w:fldCharType="begin"/>
      </w:r>
      <w:r>
        <w:instrText xml:space="preserve"> HYPERLINK \l "_Toc531" </w:instrText>
      </w:r>
      <w:r>
        <w:fldChar w:fldCharType="separate"/>
      </w:r>
      <w:r>
        <w:rPr>
          <w:rFonts w:hint="eastAsia"/>
        </w:rPr>
        <w:t>1.4  章节标题格式</w:t>
      </w:r>
      <w:r>
        <w:tab/>
      </w:r>
      <w:r>
        <w:fldChar w:fldCharType="begin"/>
      </w:r>
      <w:r>
        <w:instrText xml:space="preserve"> PAGEREF _Toc531 \h </w:instrText>
      </w:r>
      <w:r>
        <w:fldChar w:fldCharType="separate"/>
      </w:r>
      <w:r>
        <w:t>3</w:t>
      </w:r>
      <w:r>
        <w:fldChar w:fldCharType="end"/>
      </w:r>
      <w:r>
        <w:fldChar w:fldCharType="end"/>
      </w:r>
    </w:p>
    <w:p>
      <w:pPr>
        <w:pStyle w:val="14"/>
        <w:tabs>
          <w:tab w:val="right" w:leader="dot" w:pos="9070"/>
        </w:tabs>
        <w:ind w:left="480"/>
      </w:pPr>
      <w:r>
        <w:fldChar w:fldCharType="begin"/>
      </w:r>
      <w:r>
        <w:instrText xml:space="preserve"> HYPERLINK \l "_Toc31945" </w:instrText>
      </w:r>
      <w:r>
        <w:fldChar w:fldCharType="separate"/>
      </w:r>
      <w:r>
        <w:rPr>
          <w:rFonts w:hint="eastAsia"/>
        </w:rPr>
        <w:t>1.5  各章之间的分隔符设置</w:t>
      </w:r>
      <w:r>
        <w:tab/>
      </w:r>
      <w:r>
        <w:fldChar w:fldCharType="begin"/>
      </w:r>
      <w:r>
        <w:instrText xml:space="preserve"> PAGEREF _Toc31945 \h </w:instrText>
      </w:r>
      <w:r>
        <w:fldChar w:fldCharType="separate"/>
      </w:r>
      <w:r>
        <w:t>4</w:t>
      </w:r>
      <w:r>
        <w:fldChar w:fldCharType="end"/>
      </w:r>
      <w:r>
        <w:fldChar w:fldCharType="end"/>
      </w:r>
    </w:p>
    <w:p>
      <w:pPr>
        <w:pStyle w:val="14"/>
        <w:tabs>
          <w:tab w:val="right" w:leader="dot" w:pos="9070"/>
        </w:tabs>
        <w:ind w:left="480"/>
      </w:pPr>
      <w:r>
        <w:fldChar w:fldCharType="begin"/>
      </w:r>
      <w:r>
        <w:instrText xml:space="preserve"> HYPERLINK \l "_Toc18730" </w:instrText>
      </w:r>
      <w:r>
        <w:fldChar w:fldCharType="separate"/>
      </w:r>
      <w:r>
        <w:rPr>
          <w:rFonts w:hint="eastAsia"/>
        </w:rPr>
        <w:t>1.6  正文中的编号</w:t>
      </w:r>
      <w:r>
        <w:tab/>
      </w:r>
      <w:r>
        <w:fldChar w:fldCharType="begin"/>
      </w:r>
      <w:r>
        <w:instrText xml:space="preserve"> PAGEREF _Toc18730 \h </w:instrText>
      </w:r>
      <w:r>
        <w:fldChar w:fldCharType="separate"/>
      </w:r>
      <w:r>
        <w:t>4</w:t>
      </w:r>
      <w:r>
        <w:fldChar w:fldCharType="end"/>
      </w:r>
      <w:r>
        <w:fldChar w:fldCharType="end"/>
      </w:r>
    </w:p>
    <w:p>
      <w:pPr>
        <w:pStyle w:val="12"/>
        <w:tabs>
          <w:tab w:val="right" w:leader="dot" w:pos="9070"/>
        </w:tabs>
      </w:pPr>
      <w:r>
        <w:fldChar w:fldCharType="begin"/>
      </w:r>
      <w:r>
        <w:instrText xml:space="preserve"> HYPERLINK \l "_Toc29355" </w:instrText>
      </w:r>
      <w:r>
        <w:fldChar w:fldCharType="separate"/>
      </w:r>
      <w:r>
        <w:rPr>
          <w:rFonts w:hint="eastAsia"/>
        </w:rPr>
        <w:t>第2章  图表及公式的格式说明</w:t>
      </w:r>
      <w:r>
        <w:tab/>
      </w:r>
      <w:r>
        <w:fldChar w:fldCharType="begin"/>
      </w:r>
      <w:r>
        <w:instrText xml:space="preserve"> PAGEREF _Toc29355 \h </w:instrText>
      </w:r>
      <w:r>
        <w:fldChar w:fldCharType="separate"/>
      </w:r>
      <w:r>
        <w:t>5</w:t>
      </w:r>
      <w:r>
        <w:fldChar w:fldCharType="end"/>
      </w:r>
      <w:r>
        <w:fldChar w:fldCharType="end"/>
      </w:r>
    </w:p>
    <w:p>
      <w:pPr>
        <w:pStyle w:val="14"/>
        <w:tabs>
          <w:tab w:val="right" w:leader="dot" w:pos="9070"/>
        </w:tabs>
        <w:ind w:left="480"/>
      </w:pPr>
      <w:r>
        <w:fldChar w:fldCharType="begin"/>
      </w:r>
      <w:r>
        <w:instrText xml:space="preserve"> HYPERLINK \l "_Toc15783" </w:instrText>
      </w:r>
      <w:r>
        <w:fldChar w:fldCharType="separate"/>
      </w:r>
      <w:r>
        <w:rPr>
          <w:rFonts w:hint="eastAsia"/>
        </w:rPr>
        <w:t>2.1  图的格式说明</w:t>
      </w:r>
      <w:r>
        <w:tab/>
      </w:r>
      <w:r>
        <w:fldChar w:fldCharType="begin"/>
      </w:r>
      <w:r>
        <w:instrText xml:space="preserve"> PAGEREF _Toc15783 \h </w:instrText>
      </w:r>
      <w:r>
        <w:fldChar w:fldCharType="separate"/>
      </w:r>
      <w:r>
        <w:t>5</w:t>
      </w:r>
      <w:r>
        <w:fldChar w:fldCharType="end"/>
      </w:r>
      <w:r>
        <w:fldChar w:fldCharType="end"/>
      </w:r>
    </w:p>
    <w:p>
      <w:pPr>
        <w:pStyle w:val="8"/>
        <w:tabs>
          <w:tab w:val="right" w:leader="dot" w:pos="9070"/>
        </w:tabs>
        <w:ind w:left="960"/>
      </w:pPr>
      <w:r>
        <w:fldChar w:fldCharType="begin"/>
      </w:r>
      <w:r>
        <w:instrText xml:space="preserve"> HYPERLINK \l "_Toc27626" </w:instrText>
      </w:r>
      <w:r>
        <w:fldChar w:fldCharType="separate"/>
      </w:r>
      <w:r>
        <w:rPr>
          <w:rFonts w:hint="eastAsia"/>
        </w:rPr>
        <w:t>2.1.1  图的格式示例</w:t>
      </w:r>
      <w:r>
        <w:tab/>
      </w:r>
      <w:r>
        <w:fldChar w:fldCharType="begin"/>
      </w:r>
      <w:r>
        <w:instrText xml:space="preserve"> PAGEREF _Toc27626 \h </w:instrText>
      </w:r>
      <w:r>
        <w:fldChar w:fldCharType="separate"/>
      </w:r>
      <w:r>
        <w:t>5</w:t>
      </w:r>
      <w:r>
        <w:fldChar w:fldCharType="end"/>
      </w:r>
      <w:r>
        <w:fldChar w:fldCharType="end"/>
      </w:r>
    </w:p>
    <w:p>
      <w:pPr>
        <w:pStyle w:val="8"/>
        <w:tabs>
          <w:tab w:val="right" w:leader="dot" w:pos="9070"/>
        </w:tabs>
        <w:ind w:left="960"/>
      </w:pPr>
      <w:r>
        <w:fldChar w:fldCharType="begin"/>
      </w:r>
      <w:r>
        <w:instrText xml:space="preserve"> HYPERLINK \l "_Toc17004" </w:instrText>
      </w:r>
      <w:r>
        <w:fldChar w:fldCharType="separate"/>
      </w:r>
      <w:r>
        <w:rPr>
          <w:rFonts w:hint="eastAsia"/>
        </w:rPr>
        <w:t>2.1.2  图的格式描述</w:t>
      </w:r>
      <w:r>
        <w:tab/>
      </w:r>
      <w:r>
        <w:fldChar w:fldCharType="begin"/>
      </w:r>
      <w:r>
        <w:instrText xml:space="preserve"> PAGEREF _Toc17004 \h </w:instrText>
      </w:r>
      <w:r>
        <w:fldChar w:fldCharType="separate"/>
      </w:r>
      <w:r>
        <w:t>5</w:t>
      </w:r>
      <w:r>
        <w:fldChar w:fldCharType="end"/>
      </w:r>
      <w:r>
        <w:fldChar w:fldCharType="end"/>
      </w:r>
    </w:p>
    <w:p>
      <w:pPr>
        <w:pStyle w:val="14"/>
        <w:tabs>
          <w:tab w:val="right" w:leader="dot" w:pos="9070"/>
        </w:tabs>
        <w:ind w:left="480"/>
      </w:pPr>
      <w:r>
        <w:fldChar w:fldCharType="begin"/>
      </w:r>
      <w:r>
        <w:instrText xml:space="preserve"> HYPERLINK \l "_Toc11828" </w:instrText>
      </w:r>
      <w:r>
        <w:fldChar w:fldCharType="separate"/>
      </w:r>
      <w:r>
        <w:rPr>
          <w:rFonts w:hint="eastAsia"/>
        </w:rPr>
        <w:t>2.2  表的格式说明</w:t>
      </w:r>
      <w:r>
        <w:tab/>
      </w:r>
      <w:r>
        <w:fldChar w:fldCharType="begin"/>
      </w:r>
      <w:r>
        <w:instrText xml:space="preserve"> PAGEREF _Toc11828 \h </w:instrText>
      </w:r>
      <w:r>
        <w:fldChar w:fldCharType="separate"/>
      </w:r>
      <w:r>
        <w:t>6</w:t>
      </w:r>
      <w:r>
        <w:fldChar w:fldCharType="end"/>
      </w:r>
      <w:r>
        <w:fldChar w:fldCharType="end"/>
      </w:r>
    </w:p>
    <w:p>
      <w:pPr>
        <w:pStyle w:val="8"/>
        <w:tabs>
          <w:tab w:val="right" w:leader="dot" w:pos="9070"/>
        </w:tabs>
        <w:ind w:left="960"/>
      </w:pPr>
      <w:r>
        <w:fldChar w:fldCharType="begin"/>
      </w:r>
      <w:r>
        <w:instrText xml:space="preserve"> HYPERLINK \l "_Toc9057" </w:instrText>
      </w:r>
      <w:r>
        <w:fldChar w:fldCharType="separate"/>
      </w:r>
      <w:r>
        <w:rPr>
          <w:rFonts w:hint="eastAsia"/>
        </w:rPr>
        <w:t>2.2.1  表的格式示例</w:t>
      </w:r>
      <w:r>
        <w:tab/>
      </w:r>
      <w:r>
        <w:fldChar w:fldCharType="begin"/>
      </w:r>
      <w:r>
        <w:instrText xml:space="preserve"> PAGEREF _Toc9057 \h </w:instrText>
      </w:r>
      <w:r>
        <w:fldChar w:fldCharType="separate"/>
      </w:r>
      <w:r>
        <w:t>6</w:t>
      </w:r>
      <w:r>
        <w:fldChar w:fldCharType="end"/>
      </w:r>
      <w:r>
        <w:fldChar w:fldCharType="end"/>
      </w:r>
    </w:p>
    <w:p>
      <w:pPr>
        <w:pStyle w:val="8"/>
        <w:tabs>
          <w:tab w:val="right" w:leader="dot" w:pos="9070"/>
        </w:tabs>
        <w:ind w:left="960"/>
      </w:pPr>
      <w:r>
        <w:fldChar w:fldCharType="begin"/>
      </w:r>
      <w:r>
        <w:instrText xml:space="preserve"> HYPERLINK \l "_Toc18176" </w:instrText>
      </w:r>
      <w:r>
        <w:fldChar w:fldCharType="separate"/>
      </w:r>
      <w:r>
        <w:rPr>
          <w:rFonts w:hint="eastAsia"/>
        </w:rPr>
        <w:t>2.2.2  表的格式描述</w:t>
      </w:r>
      <w:r>
        <w:tab/>
      </w:r>
      <w:r>
        <w:fldChar w:fldCharType="begin"/>
      </w:r>
      <w:r>
        <w:instrText xml:space="preserve"> PAGEREF _Toc18176 \h </w:instrText>
      </w:r>
      <w:r>
        <w:fldChar w:fldCharType="separate"/>
      </w:r>
      <w:r>
        <w:t>7</w:t>
      </w:r>
      <w:r>
        <w:fldChar w:fldCharType="end"/>
      </w:r>
      <w:r>
        <w:fldChar w:fldCharType="end"/>
      </w:r>
    </w:p>
    <w:p>
      <w:pPr>
        <w:pStyle w:val="14"/>
        <w:tabs>
          <w:tab w:val="right" w:leader="dot" w:pos="9070"/>
        </w:tabs>
        <w:ind w:left="480"/>
      </w:pPr>
      <w:r>
        <w:fldChar w:fldCharType="begin"/>
      </w:r>
      <w:r>
        <w:instrText xml:space="preserve"> HYPERLINK \l "_Toc3232" </w:instrText>
      </w:r>
      <w:r>
        <w:fldChar w:fldCharType="separate"/>
      </w:r>
      <w:r>
        <w:rPr>
          <w:rFonts w:hint="eastAsia"/>
        </w:rPr>
        <w:t>2.3  公式的格式说明</w:t>
      </w:r>
      <w:r>
        <w:tab/>
      </w:r>
      <w:r>
        <w:fldChar w:fldCharType="begin"/>
      </w:r>
      <w:r>
        <w:instrText xml:space="preserve"> PAGEREF _Toc3232 \h </w:instrText>
      </w:r>
      <w:r>
        <w:fldChar w:fldCharType="separate"/>
      </w:r>
      <w:r>
        <w:t>8</w:t>
      </w:r>
      <w:r>
        <w:fldChar w:fldCharType="end"/>
      </w:r>
      <w:r>
        <w:fldChar w:fldCharType="end"/>
      </w:r>
    </w:p>
    <w:p>
      <w:pPr>
        <w:pStyle w:val="8"/>
        <w:tabs>
          <w:tab w:val="right" w:leader="dot" w:pos="9070"/>
        </w:tabs>
        <w:ind w:left="960"/>
      </w:pPr>
      <w:r>
        <w:fldChar w:fldCharType="begin"/>
      </w:r>
      <w:r>
        <w:instrText xml:space="preserve"> HYPERLINK \l "_Toc15476" </w:instrText>
      </w:r>
      <w:r>
        <w:fldChar w:fldCharType="separate"/>
      </w:r>
      <w:r>
        <w:rPr>
          <w:rFonts w:hint="eastAsia"/>
        </w:rPr>
        <w:t>2.3.1  公式的格式示例</w:t>
      </w:r>
      <w:r>
        <w:tab/>
      </w:r>
      <w:r>
        <w:fldChar w:fldCharType="begin"/>
      </w:r>
      <w:r>
        <w:instrText xml:space="preserve"> PAGEREF _Toc15476 \h </w:instrText>
      </w:r>
      <w:r>
        <w:fldChar w:fldCharType="separate"/>
      </w:r>
      <w:r>
        <w:t>8</w:t>
      </w:r>
      <w:r>
        <w:fldChar w:fldCharType="end"/>
      </w:r>
      <w:r>
        <w:fldChar w:fldCharType="end"/>
      </w:r>
    </w:p>
    <w:p>
      <w:pPr>
        <w:pStyle w:val="8"/>
        <w:tabs>
          <w:tab w:val="right" w:leader="dot" w:pos="9070"/>
        </w:tabs>
        <w:ind w:left="960"/>
      </w:pPr>
      <w:r>
        <w:fldChar w:fldCharType="begin"/>
      </w:r>
      <w:r>
        <w:instrText xml:space="preserve"> HYPERLINK \l "_Toc13390" </w:instrText>
      </w:r>
      <w:r>
        <w:fldChar w:fldCharType="separate"/>
      </w:r>
      <w:r>
        <w:rPr>
          <w:rFonts w:hint="eastAsia"/>
        </w:rPr>
        <w:t>2.3.2  公式的格式描述</w:t>
      </w:r>
      <w:r>
        <w:tab/>
      </w:r>
      <w:r>
        <w:fldChar w:fldCharType="begin"/>
      </w:r>
      <w:r>
        <w:instrText xml:space="preserve"> PAGEREF _Toc13390 \h </w:instrText>
      </w:r>
      <w:r>
        <w:fldChar w:fldCharType="separate"/>
      </w:r>
      <w:r>
        <w:t>8</w:t>
      </w:r>
      <w:r>
        <w:fldChar w:fldCharType="end"/>
      </w:r>
      <w:r>
        <w:fldChar w:fldCharType="end"/>
      </w:r>
    </w:p>
    <w:p>
      <w:pPr>
        <w:pStyle w:val="14"/>
        <w:tabs>
          <w:tab w:val="right" w:leader="dot" w:pos="9070"/>
        </w:tabs>
        <w:ind w:left="480"/>
      </w:pPr>
      <w:r>
        <w:fldChar w:fldCharType="begin"/>
      </w:r>
      <w:r>
        <w:instrText xml:space="preserve"> HYPERLINK \l "_Toc23152" </w:instrText>
      </w:r>
      <w:r>
        <w:fldChar w:fldCharType="separate"/>
      </w:r>
      <w:r>
        <w:rPr>
          <w:rFonts w:hint="eastAsia"/>
        </w:rPr>
        <w:t>2.4  参考文献的格式说明</w:t>
      </w:r>
      <w:r>
        <w:tab/>
      </w:r>
      <w:r>
        <w:fldChar w:fldCharType="begin"/>
      </w:r>
      <w:r>
        <w:instrText xml:space="preserve"> PAGEREF _Toc23152 \h </w:instrText>
      </w:r>
      <w:r>
        <w:fldChar w:fldCharType="separate"/>
      </w:r>
      <w:r>
        <w:t>8</w:t>
      </w:r>
      <w:r>
        <w:fldChar w:fldCharType="end"/>
      </w:r>
      <w:r>
        <w:fldChar w:fldCharType="end"/>
      </w:r>
    </w:p>
    <w:p>
      <w:pPr>
        <w:pStyle w:val="8"/>
        <w:tabs>
          <w:tab w:val="right" w:leader="dot" w:pos="9070"/>
        </w:tabs>
        <w:ind w:left="960"/>
      </w:pPr>
      <w:r>
        <w:fldChar w:fldCharType="begin"/>
      </w:r>
      <w:r>
        <w:instrText xml:space="preserve"> HYPERLINK \l "_Toc5098" </w:instrText>
      </w:r>
      <w:r>
        <w:fldChar w:fldCharType="separate"/>
      </w:r>
      <w:r>
        <w:rPr>
          <w:rFonts w:hint="eastAsia"/>
        </w:rPr>
        <w:t>2.4.1  参考文献在正文中引用的示例</w:t>
      </w:r>
      <w:r>
        <w:tab/>
      </w:r>
      <w:r>
        <w:fldChar w:fldCharType="begin"/>
      </w:r>
      <w:r>
        <w:instrText xml:space="preserve"> PAGEREF _Toc5098 \h </w:instrText>
      </w:r>
      <w:r>
        <w:fldChar w:fldCharType="separate"/>
      </w:r>
      <w:r>
        <w:t>8</w:t>
      </w:r>
      <w:r>
        <w:fldChar w:fldCharType="end"/>
      </w:r>
      <w:r>
        <w:fldChar w:fldCharType="end"/>
      </w:r>
    </w:p>
    <w:p>
      <w:pPr>
        <w:pStyle w:val="8"/>
        <w:tabs>
          <w:tab w:val="right" w:leader="dot" w:pos="9070"/>
        </w:tabs>
        <w:ind w:left="960"/>
      </w:pPr>
      <w:r>
        <w:fldChar w:fldCharType="begin"/>
      </w:r>
      <w:r>
        <w:instrText xml:space="preserve"> HYPERLINK \l "_Toc9487" </w:instrText>
      </w:r>
      <w:r>
        <w:fldChar w:fldCharType="separate"/>
      </w:r>
      <w:r>
        <w:rPr>
          <w:rFonts w:hint="eastAsia"/>
        </w:rPr>
        <w:t>2.4.2  参考文献在正文中引用的书写格式</w:t>
      </w:r>
      <w:r>
        <w:tab/>
      </w:r>
      <w:r>
        <w:fldChar w:fldCharType="begin"/>
      </w:r>
      <w:r>
        <w:instrText xml:space="preserve"> PAGEREF _Toc9487 \h </w:instrText>
      </w:r>
      <w:r>
        <w:fldChar w:fldCharType="separate"/>
      </w:r>
      <w:r>
        <w:t>8</w:t>
      </w:r>
      <w:r>
        <w:fldChar w:fldCharType="end"/>
      </w:r>
      <w:r>
        <w:fldChar w:fldCharType="end"/>
      </w:r>
    </w:p>
    <w:p>
      <w:pPr>
        <w:pStyle w:val="8"/>
        <w:tabs>
          <w:tab w:val="right" w:leader="dot" w:pos="9070"/>
        </w:tabs>
        <w:ind w:left="960"/>
      </w:pPr>
      <w:r>
        <w:fldChar w:fldCharType="begin"/>
      </w:r>
      <w:r>
        <w:instrText xml:space="preserve"> HYPERLINK \l "_Toc13650" </w:instrText>
      </w:r>
      <w:r>
        <w:fldChar w:fldCharType="separate"/>
      </w:r>
      <w:r>
        <w:rPr>
          <w:rFonts w:hint="eastAsia"/>
        </w:rPr>
        <w:t>2.4.3  参考文献的书写格式</w:t>
      </w:r>
      <w:r>
        <w:tab/>
      </w:r>
      <w:r>
        <w:fldChar w:fldCharType="begin"/>
      </w:r>
      <w:r>
        <w:instrText xml:space="preserve"> PAGEREF _Toc13650 \h </w:instrText>
      </w:r>
      <w:r>
        <w:fldChar w:fldCharType="separate"/>
      </w:r>
      <w:r>
        <w:t>8</w:t>
      </w:r>
      <w:r>
        <w:fldChar w:fldCharType="end"/>
      </w:r>
      <w:r>
        <w:fldChar w:fldCharType="end"/>
      </w:r>
    </w:p>
    <w:p>
      <w:pPr>
        <w:pStyle w:val="8"/>
        <w:tabs>
          <w:tab w:val="right" w:leader="dot" w:pos="9070"/>
        </w:tabs>
        <w:ind w:left="960"/>
      </w:pPr>
      <w:r>
        <w:fldChar w:fldCharType="begin"/>
      </w:r>
      <w:r>
        <w:instrText xml:space="preserve"> HYPERLINK \l "_Toc1058" </w:instrText>
      </w:r>
      <w:r>
        <w:fldChar w:fldCharType="separate"/>
      </w:r>
      <w:r>
        <w:rPr>
          <w:rFonts w:hint="eastAsia"/>
        </w:rPr>
        <w:t>2.4.4  参考文献的书写格式示例</w:t>
      </w:r>
      <w:r>
        <w:tab/>
      </w:r>
      <w:r>
        <w:fldChar w:fldCharType="begin"/>
      </w:r>
      <w:r>
        <w:instrText xml:space="preserve"> PAGEREF _Toc1058 \h </w:instrText>
      </w:r>
      <w:r>
        <w:fldChar w:fldCharType="separate"/>
      </w:r>
      <w:r>
        <w:t>9</w:t>
      </w:r>
      <w:r>
        <w:fldChar w:fldCharType="end"/>
      </w:r>
      <w:r>
        <w:fldChar w:fldCharType="end"/>
      </w:r>
    </w:p>
    <w:p>
      <w:pPr>
        <w:pStyle w:val="14"/>
        <w:tabs>
          <w:tab w:val="right" w:leader="dot" w:pos="9070"/>
        </w:tabs>
        <w:ind w:left="480"/>
      </w:pPr>
      <w:r>
        <w:fldChar w:fldCharType="begin"/>
      </w:r>
      <w:r>
        <w:instrText xml:space="preserve"> HYPERLINK \l "_Toc30938" </w:instrText>
      </w:r>
      <w:r>
        <w:fldChar w:fldCharType="separate"/>
      </w:r>
      <w:r>
        <w:rPr>
          <w:rFonts w:hint="eastAsia"/>
        </w:rPr>
        <w:t>2.5  量和单位的使用</w:t>
      </w:r>
      <w:r>
        <w:tab/>
      </w:r>
      <w:r>
        <w:fldChar w:fldCharType="begin"/>
      </w:r>
      <w:r>
        <w:instrText xml:space="preserve"> PAGEREF _Toc30938 \h </w:instrText>
      </w:r>
      <w:r>
        <w:fldChar w:fldCharType="separate"/>
      </w:r>
      <w:r>
        <w:t>9</w:t>
      </w:r>
      <w:r>
        <w:fldChar w:fldCharType="end"/>
      </w:r>
      <w:r>
        <w:fldChar w:fldCharType="end"/>
      </w:r>
    </w:p>
    <w:p>
      <w:pPr>
        <w:pStyle w:val="8"/>
        <w:tabs>
          <w:tab w:val="right" w:leader="dot" w:pos="9070"/>
        </w:tabs>
        <w:ind w:left="960"/>
      </w:pPr>
      <w:r>
        <w:fldChar w:fldCharType="begin"/>
      </w:r>
      <w:r>
        <w:instrText xml:space="preserve"> HYPERLINK \l "_Toc5988" </w:instrText>
      </w:r>
      <w:r>
        <w:fldChar w:fldCharType="separate"/>
      </w:r>
      <w:r>
        <w:rPr>
          <w:rFonts w:hint="eastAsia"/>
        </w:rPr>
        <w:t>2.5.1  使用方法</w:t>
      </w:r>
      <w:r>
        <w:tab/>
      </w:r>
      <w:r>
        <w:fldChar w:fldCharType="begin"/>
      </w:r>
      <w:r>
        <w:instrText xml:space="preserve"> PAGEREF _Toc5988 \h </w:instrText>
      </w:r>
      <w:r>
        <w:fldChar w:fldCharType="separate"/>
      </w:r>
      <w:r>
        <w:t>9</w:t>
      </w:r>
      <w:r>
        <w:fldChar w:fldCharType="end"/>
      </w:r>
      <w:r>
        <w:fldChar w:fldCharType="end"/>
      </w:r>
    </w:p>
    <w:p>
      <w:pPr>
        <w:pStyle w:val="8"/>
        <w:tabs>
          <w:tab w:val="right" w:leader="dot" w:pos="9070"/>
        </w:tabs>
        <w:ind w:left="960"/>
      </w:pPr>
      <w:r>
        <w:fldChar w:fldCharType="begin"/>
      </w:r>
      <w:r>
        <w:instrText xml:space="preserve"> HYPERLINK \l "_Toc9508" </w:instrText>
      </w:r>
      <w:r>
        <w:fldChar w:fldCharType="separate"/>
      </w:r>
      <w:r>
        <w:rPr>
          <w:rFonts w:hint="eastAsia"/>
        </w:rPr>
        <w:t>2.5.2  中华人民共和国法定计量单位</w:t>
      </w:r>
      <w:r>
        <w:tab/>
      </w:r>
      <w:r>
        <w:fldChar w:fldCharType="begin"/>
      </w:r>
      <w:r>
        <w:instrText xml:space="preserve"> PAGEREF _Toc9508 \h </w:instrText>
      </w:r>
      <w:r>
        <w:fldChar w:fldCharType="separate"/>
      </w:r>
      <w:r>
        <w:t>9</w:t>
      </w:r>
      <w:r>
        <w:fldChar w:fldCharType="end"/>
      </w:r>
      <w:r>
        <w:fldChar w:fldCharType="end"/>
      </w:r>
    </w:p>
    <w:p>
      <w:pPr>
        <w:pStyle w:val="14"/>
        <w:tabs>
          <w:tab w:val="right" w:leader="dot" w:pos="9070"/>
        </w:tabs>
        <w:ind w:left="480"/>
      </w:pPr>
      <w:r>
        <w:fldChar w:fldCharType="begin"/>
      </w:r>
      <w:r>
        <w:instrText xml:space="preserve"> HYPERLINK \l "_Toc24957" </w:instrText>
      </w:r>
      <w:r>
        <w:fldChar w:fldCharType="separate"/>
      </w:r>
      <w:r>
        <w:rPr>
          <w:rFonts w:hint="eastAsia"/>
        </w:rPr>
        <w:t>2.6  规范表达注意事项</w:t>
      </w:r>
      <w:r>
        <w:tab/>
      </w:r>
      <w:r>
        <w:fldChar w:fldCharType="begin"/>
      </w:r>
      <w:r>
        <w:instrText xml:space="preserve"> PAGEREF _Toc24957 \h </w:instrText>
      </w:r>
      <w:r>
        <w:fldChar w:fldCharType="separate"/>
      </w:r>
      <w:r>
        <w:t>13</w:t>
      </w:r>
      <w:r>
        <w:fldChar w:fldCharType="end"/>
      </w:r>
      <w:r>
        <w:fldChar w:fldCharType="end"/>
      </w:r>
    </w:p>
    <w:p>
      <w:pPr>
        <w:pStyle w:val="8"/>
        <w:tabs>
          <w:tab w:val="right" w:leader="dot" w:pos="9070"/>
        </w:tabs>
        <w:ind w:left="960"/>
      </w:pPr>
      <w:r>
        <w:fldChar w:fldCharType="begin"/>
      </w:r>
      <w:r>
        <w:instrText xml:space="preserve"> HYPERLINK \l "_Toc22164" </w:instrText>
      </w:r>
      <w:r>
        <w:fldChar w:fldCharType="separate"/>
      </w:r>
      <w:r>
        <w:rPr>
          <w:rFonts w:hint="eastAsia"/>
        </w:rPr>
        <w:t>2.6.1  名词术语</w:t>
      </w:r>
      <w:r>
        <w:tab/>
      </w:r>
      <w:r>
        <w:fldChar w:fldCharType="begin"/>
      </w:r>
      <w:r>
        <w:instrText xml:space="preserve"> PAGEREF _Toc22164 \h </w:instrText>
      </w:r>
      <w:r>
        <w:fldChar w:fldCharType="separate"/>
      </w:r>
      <w:r>
        <w:t>13</w:t>
      </w:r>
      <w:r>
        <w:fldChar w:fldCharType="end"/>
      </w:r>
      <w:r>
        <w:fldChar w:fldCharType="end"/>
      </w:r>
    </w:p>
    <w:p>
      <w:pPr>
        <w:pStyle w:val="8"/>
        <w:tabs>
          <w:tab w:val="right" w:leader="dot" w:pos="9070"/>
        </w:tabs>
        <w:ind w:left="960"/>
      </w:pPr>
      <w:r>
        <w:fldChar w:fldCharType="begin"/>
      </w:r>
      <w:r>
        <w:instrText xml:space="preserve"> HYPERLINK \l "_Toc10266" </w:instrText>
      </w:r>
      <w:r>
        <w:fldChar w:fldCharType="separate"/>
      </w:r>
      <w:r>
        <w:rPr>
          <w:rFonts w:hint="eastAsia"/>
        </w:rPr>
        <w:t>2.6.2  数字</w:t>
      </w:r>
      <w:r>
        <w:tab/>
      </w:r>
      <w:r>
        <w:fldChar w:fldCharType="begin"/>
      </w:r>
      <w:r>
        <w:instrText xml:space="preserve"> PAGEREF _Toc10266 \h </w:instrText>
      </w:r>
      <w:r>
        <w:fldChar w:fldCharType="separate"/>
      </w:r>
      <w:r>
        <w:t>13</w:t>
      </w:r>
      <w:r>
        <w:fldChar w:fldCharType="end"/>
      </w:r>
      <w:r>
        <w:fldChar w:fldCharType="end"/>
      </w:r>
    </w:p>
    <w:p>
      <w:pPr>
        <w:pStyle w:val="8"/>
        <w:tabs>
          <w:tab w:val="right" w:leader="dot" w:pos="9070"/>
        </w:tabs>
        <w:ind w:left="960"/>
      </w:pPr>
      <w:r>
        <w:fldChar w:fldCharType="begin"/>
      </w:r>
      <w:r>
        <w:instrText xml:space="preserve"> HYPERLINK \l "_Toc21402" </w:instrText>
      </w:r>
      <w:r>
        <w:fldChar w:fldCharType="separate"/>
      </w:r>
      <w:r>
        <w:rPr>
          <w:rFonts w:hint="eastAsia"/>
        </w:rPr>
        <w:t>2.6.3  外文字母</w:t>
      </w:r>
      <w:r>
        <w:tab/>
      </w:r>
      <w:r>
        <w:fldChar w:fldCharType="begin"/>
      </w:r>
      <w:r>
        <w:instrText xml:space="preserve"> PAGEREF _Toc21402 \h </w:instrText>
      </w:r>
      <w:r>
        <w:fldChar w:fldCharType="separate"/>
      </w:r>
      <w:r>
        <w:t>13</w:t>
      </w:r>
      <w:r>
        <w:fldChar w:fldCharType="end"/>
      </w:r>
      <w:r>
        <w:fldChar w:fldCharType="end"/>
      </w:r>
    </w:p>
    <w:p>
      <w:pPr>
        <w:pStyle w:val="8"/>
        <w:tabs>
          <w:tab w:val="right" w:leader="dot" w:pos="9070"/>
        </w:tabs>
        <w:ind w:left="960"/>
      </w:pPr>
      <w:r>
        <w:fldChar w:fldCharType="begin"/>
      </w:r>
      <w:r>
        <w:instrText xml:space="preserve"> HYPERLINK \l "_Toc6547" </w:instrText>
      </w:r>
      <w:r>
        <w:fldChar w:fldCharType="separate"/>
      </w:r>
      <w:r>
        <w:rPr>
          <w:rFonts w:hint="eastAsia"/>
        </w:rPr>
        <w:t>2.6.4  量和单位</w:t>
      </w:r>
      <w:r>
        <w:tab/>
      </w:r>
      <w:r>
        <w:fldChar w:fldCharType="begin"/>
      </w:r>
      <w:r>
        <w:instrText xml:space="preserve"> PAGEREF _Toc6547 \h </w:instrText>
      </w:r>
      <w:r>
        <w:fldChar w:fldCharType="separate"/>
      </w:r>
      <w:r>
        <w:t>14</w:t>
      </w:r>
      <w:r>
        <w:fldChar w:fldCharType="end"/>
      </w:r>
      <w:r>
        <w:fldChar w:fldCharType="end"/>
      </w:r>
    </w:p>
    <w:p>
      <w:pPr>
        <w:pStyle w:val="8"/>
        <w:tabs>
          <w:tab w:val="right" w:leader="dot" w:pos="9070"/>
        </w:tabs>
        <w:ind w:left="960"/>
      </w:pPr>
      <w:r>
        <w:fldChar w:fldCharType="begin"/>
      </w:r>
      <w:r>
        <w:instrText xml:space="preserve"> HYPERLINK \l "_Toc13358" </w:instrText>
      </w:r>
      <w:r>
        <w:fldChar w:fldCharType="separate"/>
      </w:r>
      <w:r>
        <w:rPr>
          <w:rFonts w:hint="eastAsia"/>
        </w:rPr>
        <w:t>2.6.5  标点符号</w:t>
      </w:r>
      <w:r>
        <w:tab/>
      </w:r>
      <w:r>
        <w:fldChar w:fldCharType="begin"/>
      </w:r>
      <w:r>
        <w:instrText xml:space="preserve"> PAGEREF _Toc13358 \h </w:instrText>
      </w:r>
      <w:r>
        <w:fldChar w:fldCharType="separate"/>
      </w:r>
      <w:r>
        <w:t>14</w:t>
      </w:r>
      <w:r>
        <w:fldChar w:fldCharType="end"/>
      </w:r>
      <w:r>
        <w:fldChar w:fldCharType="end"/>
      </w:r>
    </w:p>
    <w:p>
      <w:pPr>
        <w:pStyle w:val="12"/>
        <w:tabs>
          <w:tab w:val="right" w:leader="dot" w:pos="9070"/>
        </w:tabs>
      </w:pPr>
      <w:r>
        <w:fldChar w:fldCharType="begin"/>
      </w:r>
      <w:r>
        <w:instrText xml:space="preserve"> HYPERLINK \l "_Toc3323" </w:instrText>
      </w:r>
      <w:r>
        <w:fldChar w:fldCharType="separate"/>
      </w:r>
      <w:r>
        <w:rPr>
          <w:rFonts w:hint="eastAsia"/>
        </w:rPr>
        <w:t>第3章  打印说明</w:t>
      </w:r>
      <w:r>
        <w:tab/>
      </w:r>
      <w:r>
        <w:fldChar w:fldCharType="begin"/>
      </w:r>
      <w:r>
        <w:instrText xml:space="preserve"> PAGEREF _Toc3323 \h </w:instrText>
      </w:r>
      <w:r>
        <w:fldChar w:fldCharType="separate"/>
      </w:r>
      <w:r>
        <w:t>15</w:t>
      </w:r>
      <w:r>
        <w:fldChar w:fldCharType="end"/>
      </w:r>
      <w:r>
        <w:fldChar w:fldCharType="end"/>
      </w:r>
    </w:p>
    <w:p>
      <w:pPr>
        <w:pStyle w:val="14"/>
        <w:tabs>
          <w:tab w:val="right" w:leader="dot" w:pos="9070"/>
        </w:tabs>
        <w:ind w:left="480"/>
      </w:pPr>
      <w:r>
        <w:fldChar w:fldCharType="begin"/>
      </w:r>
      <w:r>
        <w:instrText xml:space="preserve"> HYPERLINK \l "_Toc32295" </w:instrText>
      </w:r>
      <w:r>
        <w:fldChar w:fldCharType="separate"/>
      </w:r>
      <w:r>
        <w:rPr>
          <w:rFonts w:hint="eastAsia"/>
        </w:rPr>
        <w:t>3.1  封面</w:t>
      </w:r>
      <w:r>
        <w:tab/>
      </w:r>
      <w:r>
        <w:fldChar w:fldCharType="begin"/>
      </w:r>
      <w:r>
        <w:instrText xml:space="preserve"> PAGEREF _Toc32295 \h </w:instrText>
      </w:r>
      <w:r>
        <w:fldChar w:fldCharType="separate"/>
      </w:r>
      <w:r>
        <w:t>15</w:t>
      </w:r>
      <w:r>
        <w:fldChar w:fldCharType="end"/>
      </w:r>
      <w:r>
        <w:fldChar w:fldCharType="end"/>
      </w:r>
    </w:p>
    <w:p>
      <w:pPr>
        <w:pStyle w:val="14"/>
        <w:tabs>
          <w:tab w:val="right" w:leader="dot" w:pos="9070"/>
        </w:tabs>
        <w:ind w:left="480"/>
      </w:pPr>
      <w:r>
        <w:fldChar w:fldCharType="begin"/>
      </w:r>
      <w:r>
        <w:instrText xml:space="preserve"> HYPERLINK \l "_Toc6040" </w:instrText>
      </w:r>
      <w:r>
        <w:fldChar w:fldCharType="separate"/>
      </w:r>
      <w:r>
        <w:rPr>
          <w:rFonts w:hint="eastAsia"/>
        </w:rPr>
        <w:t>3.2  原创性声明</w:t>
      </w:r>
      <w:r>
        <w:tab/>
      </w:r>
      <w:r>
        <w:fldChar w:fldCharType="begin"/>
      </w:r>
      <w:r>
        <w:instrText xml:space="preserve"> PAGEREF _Toc6040 \h </w:instrText>
      </w:r>
      <w:r>
        <w:fldChar w:fldCharType="separate"/>
      </w:r>
      <w:r>
        <w:t>15</w:t>
      </w:r>
      <w:r>
        <w:fldChar w:fldCharType="end"/>
      </w:r>
      <w:r>
        <w:fldChar w:fldCharType="end"/>
      </w:r>
    </w:p>
    <w:p>
      <w:pPr>
        <w:pStyle w:val="14"/>
        <w:tabs>
          <w:tab w:val="right" w:leader="dot" w:pos="9070"/>
        </w:tabs>
        <w:ind w:left="480"/>
      </w:pPr>
      <w:r>
        <w:fldChar w:fldCharType="begin"/>
      </w:r>
      <w:r>
        <w:instrText xml:space="preserve"> HYPERLINK \l "_Toc9561" </w:instrText>
      </w:r>
      <w:r>
        <w:fldChar w:fldCharType="separate"/>
      </w:r>
      <w:r>
        <w:rPr>
          <w:rFonts w:hint="eastAsia"/>
        </w:rPr>
        <w:t>3.3  关于使用授权的声明</w:t>
      </w:r>
      <w:r>
        <w:tab/>
      </w:r>
      <w:r>
        <w:fldChar w:fldCharType="begin"/>
      </w:r>
      <w:r>
        <w:instrText xml:space="preserve"> PAGEREF _Toc9561 \h </w:instrText>
      </w:r>
      <w:r>
        <w:fldChar w:fldCharType="separate"/>
      </w:r>
      <w:r>
        <w:t>15</w:t>
      </w:r>
      <w:r>
        <w:fldChar w:fldCharType="end"/>
      </w:r>
      <w:r>
        <w:fldChar w:fldCharType="end"/>
      </w:r>
    </w:p>
    <w:p>
      <w:pPr>
        <w:pStyle w:val="14"/>
        <w:tabs>
          <w:tab w:val="right" w:leader="dot" w:pos="9070"/>
        </w:tabs>
        <w:ind w:left="480"/>
      </w:pPr>
      <w:r>
        <w:fldChar w:fldCharType="begin"/>
      </w:r>
      <w:r>
        <w:instrText xml:space="preserve"> HYPERLINK \l "_Toc19206" </w:instrText>
      </w:r>
      <w:r>
        <w:fldChar w:fldCharType="separate"/>
      </w:r>
      <w:r>
        <w:rPr>
          <w:rFonts w:hint="eastAsia"/>
        </w:rPr>
        <w:t>3.4  中英文摘要</w:t>
      </w:r>
      <w:r>
        <w:tab/>
      </w:r>
      <w:r>
        <w:fldChar w:fldCharType="begin"/>
      </w:r>
      <w:r>
        <w:instrText xml:space="preserve"> PAGEREF _Toc19206 \h </w:instrText>
      </w:r>
      <w:r>
        <w:fldChar w:fldCharType="separate"/>
      </w:r>
      <w:r>
        <w:t>15</w:t>
      </w:r>
      <w:r>
        <w:fldChar w:fldCharType="end"/>
      </w:r>
      <w:r>
        <w:fldChar w:fldCharType="end"/>
      </w:r>
    </w:p>
    <w:p>
      <w:pPr>
        <w:pStyle w:val="14"/>
        <w:tabs>
          <w:tab w:val="right" w:leader="dot" w:pos="9070"/>
        </w:tabs>
        <w:ind w:left="480"/>
      </w:pPr>
      <w:r>
        <w:fldChar w:fldCharType="begin"/>
      </w:r>
      <w:r>
        <w:instrText xml:space="preserve"> HYPERLINK \l "_Toc5538" </w:instrText>
      </w:r>
      <w:r>
        <w:fldChar w:fldCharType="separate"/>
      </w:r>
      <w:r>
        <w:rPr>
          <w:rFonts w:hint="eastAsia"/>
        </w:rPr>
        <w:t>3.5  目录</w:t>
      </w:r>
      <w:r>
        <w:tab/>
      </w:r>
      <w:r>
        <w:fldChar w:fldCharType="begin"/>
      </w:r>
      <w:r>
        <w:instrText xml:space="preserve"> PAGEREF _Toc5538 \h </w:instrText>
      </w:r>
      <w:r>
        <w:fldChar w:fldCharType="separate"/>
      </w:r>
      <w:r>
        <w:t>15</w:t>
      </w:r>
      <w:r>
        <w:fldChar w:fldCharType="end"/>
      </w:r>
      <w:r>
        <w:fldChar w:fldCharType="end"/>
      </w:r>
    </w:p>
    <w:p>
      <w:pPr>
        <w:pStyle w:val="14"/>
        <w:tabs>
          <w:tab w:val="right" w:leader="dot" w:pos="9070"/>
        </w:tabs>
        <w:ind w:left="480"/>
      </w:pPr>
      <w:r>
        <w:fldChar w:fldCharType="begin"/>
      </w:r>
      <w:r>
        <w:instrText xml:space="preserve"> HYPERLINK \l "_Toc18841" </w:instrText>
      </w:r>
      <w:r>
        <w:fldChar w:fldCharType="separate"/>
      </w:r>
      <w:r>
        <w:rPr>
          <w:rFonts w:hint="eastAsia"/>
        </w:rPr>
        <w:t>3.6  正文</w:t>
      </w:r>
      <w:r>
        <w:tab/>
      </w:r>
      <w:r>
        <w:fldChar w:fldCharType="begin"/>
      </w:r>
      <w:r>
        <w:instrText xml:space="preserve"> PAGEREF _Toc18841 \h </w:instrText>
      </w:r>
      <w:r>
        <w:fldChar w:fldCharType="separate"/>
      </w:r>
      <w:r>
        <w:t>15</w:t>
      </w:r>
      <w:r>
        <w:fldChar w:fldCharType="end"/>
      </w:r>
      <w:r>
        <w:fldChar w:fldCharType="end"/>
      </w:r>
    </w:p>
    <w:p>
      <w:pPr>
        <w:pStyle w:val="12"/>
        <w:tabs>
          <w:tab w:val="right" w:leader="dot" w:pos="9070"/>
        </w:tabs>
      </w:pPr>
      <w:r>
        <w:fldChar w:fldCharType="begin"/>
      </w:r>
      <w:r>
        <w:instrText xml:space="preserve"> HYPERLINK \l "_Toc24132" </w:instrText>
      </w:r>
      <w:r>
        <w:fldChar w:fldCharType="separate"/>
      </w:r>
      <w:r>
        <w:rPr>
          <w:rFonts w:hint="eastAsia"/>
        </w:rPr>
        <w:t>第4章  论文装订注意事项</w:t>
      </w:r>
      <w:r>
        <w:tab/>
      </w:r>
      <w:r>
        <w:fldChar w:fldCharType="begin"/>
      </w:r>
      <w:r>
        <w:instrText xml:space="preserve"> PAGEREF _Toc24132 \h </w:instrText>
      </w:r>
      <w:r>
        <w:fldChar w:fldCharType="separate"/>
      </w:r>
      <w:r>
        <w:t>16</w:t>
      </w:r>
      <w:r>
        <w:fldChar w:fldCharType="end"/>
      </w:r>
      <w:r>
        <w:fldChar w:fldCharType="end"/>
      </w:r>
    </w:p>
    <w:p>
      <w:pPr>
        <w:pStyle w:val="14"/>
        <w:tabs>
          <w:tab w:val="right" w:leader="dot" w:pos="9070"/>
        </w:tabs>
        <w:ind w:left="480"/>
      </w:pPr>
      <w:r>
        <w:fldChar w:fldCharType="begin"/>
      </w:r>
      <w:r>
        <w:instrText xml:space="preserve"> HYPERLINK \l "_Toc2751" </w:instrText>
      </w:r>
      <w:r>
        <w:fldChar w:fldCharType="separate"/>
      </w:r>
      <w:r>
        <w:rPr>
          <w:rFonts w:hint="eastAsia"/>
        </w:rPr>
        <w:t>4.1  设计说明书</w:t>
      </w:r>
      <w:r>
        <w:tab/>
      </w:r>
      <w:r>
        <w:fldChar w:fldCharType="begin"/>
      </w:r>
      <w:r>
        <w:instrText xml:space="preserve"> PAGEREF _Toc2751 \h </w:instrText>
      </w:r>
      <w:r>
        <w:fldChar w:fldCharType="separate"/>
      </w:r>
      <w:r>
        <w:t>16</w:t>
      </w:r>
      <w:r>
        <w:fldChar w:fldCharType="end"/>
      </w:r>
      <w:r>
        <w:fldChar w:fldCharType="end"/>
      </w:r>
    </w:p>
    <w:p>
      <w:pPr>
        <w:pStyle w:val="14"/>
        <w:tabs>
          <w:tab w:val="right" w:leader="dot" w:pos="9070"/>
        </w:tabs>
        <w:ind w:left="480"/>
      </w:pPr>
      <w:r>
        <w:fldChar w:fldCharType="begin"/>
      </w:r>
      <w:r>
        <w:instrText xml:space="preserve"> HYPERLINK \l "_Toc4424" </w:instrText>
      </w:r>
      <w:r>
        <w:fldChar w:fldCharType="separate"/>
      </w:r>
      <w:r>
        <w:rPr>
          <w:rFonts w:hint="eastAsia"/>
        </w:rPr>
        <w:t>4.2  外文翻译</w:t>
      </w:r>
      <w:r>
        <w:tab/>
      </w:r>
      <w:r>
        <w:fldChar w:fldCharType="begin"/>
      </w:r>
      <w:r>
        <w:instrText xml:space="preserve"> PAGEREF _Toc4424 \h </w:instrText>
      </w:r>
      <w:r>
        <w:fldChar w:fldCharType="separate"/>
      </w:r>
      <w:r>
        <w:t>16</w:t>
      </w:r>
      <w:r>
        <w:fldChar w:fldCharType="end"/>
      </w:r>
      <w:r>
        <w:fldChar w:fldCharType="end"/>
      </w:r>
    </w:p>
    <w:p>
      <w:pPr>
        <w:pStyle w:val="14"/>
        <w:tabs>
          <w:tab w:val="right" w:leader="dot" w:pos="9070"/>
        </w:tabs>
        <w:ind w:left="480"/>
      </w:pPr>
      <w:r>
        <w:fldChar w:fldCharType="begin"/>
      </w:r>
      <w:r>
        <w:instrText xml:space="preserve"> HYPERLINK \l "_Toc14186" </w:instrText>
      </w:r>
      <w:r>
        <w:fldChar w:fldCharType="separate"/>
      </w:r>
      <w:r>
        <w:rPr>
          <w:rFonts w:hint="eastAsia"/>
        </w:rPr>
        <w:t>4.3  装订规范要求</w:t>
      </w:r>
      <w:r>
        <w:tab/>
      </w:r>
      <w:r>
        <w:fldChar w:fldCharType="begin"/>
      </w:r>
      <w:r>
        <w:instrText xml:space="preserve"> PAGEREF _Toc14186 \h </w:instrText>
      </w:r>
      <w:r>
        <w:fldChar w:fldCharType="separate"/>
      </w:r>
      <w:r>
        <w:t>16</w:t>
      </w:r>
      <w:r>
        <w:fldChar w:fldCharType="end"/>
      </w:r>
      <w:r>
        <w:fldChar w:fldCharType="end"/>
      </w:r>
    </w:p>
    <w:p>
      <w:pPr>
        <w:pStyle w:val="12"/>
        <w:tabs>
          <w:tab w:val="right" w:leader="dot" w:pos="9070"/>
        </w:tabs>
        <w:rPr>
          <w:highlight w:val="none"/>
        </w:rPr>
      </w:pPr>
      <w:r>
        <w:rPr>
          <w:highlight w:val="none"/>
        </w:rPr>
        <w:fldChar w:fldCharType="begin"/>
      </w:r>
      <w:r>
        <w:rPr>
          <w:highlight w:val="none"/>
        </w:rPr>
        <w:instrText xml:space="preserve"> HYPERLINK \l "_Toc16061" </w:instrText>
      </w:r>
      <w:r>
        <w:rPr>
          <w:highlight w:val="none"/>
        </w:rPr>
        <w:fldChar w:fldCharType="separate"/>
      </w:r>
      <w:r>
        <w:rPr>
          <w:rFonts w:hint="eastAsia"/>
          <w:highlight w:val="none"/>
        </w:rPr>
        <w:t>第5章  第5章题目（黑体，小三，1.5倍行距，段后1行）</w:t>
      </w:r>
      <w:r>
        <w:rPr>
          <w:highlight w:val="none"/>
        </w:rPr>
        <w:tab/>
      </w:r>
      <w:r>
        <w:rPr>
          <w:highlight w:val="none"/>
        </w:rPr>
        <w:fldChar w:fldCharType="begin"/>
      </w:r>
      <w:r>
        <w:rPr>
          <w:highlight w:val="none"/>
        </w:rPr>
        <w:instrText xml:space="preserve"> PAGEREF _Toc16061 \h </w:instrText>
      </w:r>
      <w:r>
        <w:rPr>
          <w:highlight w:val="none"/>
        </w:rPr>
        <w:fldChar w:fldCharType="separate"/>
      </w:r>
      <w:r>
        <w:rPr>
          <w:highlight w:val="none"/>
        </w:rPr>
        <w:t>18</w:t>
      </w:r>
      <w:r>
        <w:rPr>
          <w:highlight w:val="none"/>
        </w:rPr>
        <w:fldChar w:fldCharType="end"/>
      </w:r>
      <w:r>
        <w:rPr>
          <w:highlight w:val="none"/>
        </w:rPr>
        <w:fldChar w:fldCharType="end"/>
      </w:r>
    </w:p>
    <w:p>
      <w:pPr>
        <w:pStyle w:val="14"/>
        <w:tabs>
          <w:tab w:val="right" w:leader="dot" w:pos="9070"/>
        </w:tabs>
        <w:ind w:left="480"/>
        <w:rPr>
          <w:highlight w:val="none"/>
        </w:rPr>
      </w:pPr>
      <w:r>
        <w:rPr>
          <w:highlight w:val="none"/>
        </w:rPr>
        <w:fldChar w:fldCharType="begin"/>
      </w:r>
      <w:r>
        <w:rPr>
          <w:highlight w:val="none"/>
        </w:rPr>
        <w:instrText xml:space="preserve"> HYPERLINK \l "_Toc1738" </w:instrText>
      </w:r>
      <w:r>
        <w:rPr>
          <w:highlight w:val="none"/>
        </w:rPr>
        <w:fldChar w:fldCharType="separate"/>
      </w:r>
      <w:r>
        <w:rPr>
          <w:rFonts w:hint="eastAsia"/>
          <w:highlight w:val="none"/>
        </w:rPr>
        <w:t>5.1  第1节题目（黑体，四号，1.5倍行距，段前0.5行）</w:t>
      </w:r>
      <w:r>
        <w:rPr>
          <w:highlight w:val="none"/>
        </w:rPr>
        <w:tab/>
      </w:r>
      <w:r>
        <w:rPr>
          <w:highlight w:val="none"/>
        </w:rPr>
        <w:fldChar w:fldCharType="begin"/>
      </w:r>
      <w:r>
        <w:rPr>
          <w:highlight w:val="none"/>
        </w:rPr>
        <w:instrText xml:space="preserve"> PAGEREF _Toc1738 \h </w:instrText>
      </w:r>
      <w:r>
        <w:rPr>
          <w:highlight w:val="none"/>
        </w:rPr>
        <w:fldChar w:fldCharType="separate"/>
      </w:r>
      <w:r>
        <w:rPr>
          <w:highlight w:val="none"/>
        </w:rPr>
        <w:t>18</w:t>
      </w:r>
      <w:r>
        <w:rPr>
          <w:highlight w:val="none"/>
        </w:rPr>
        <w:fldChar w:fldCharType="end"/>
      </w:r>
      <w:r>
        <w:rPr>
          <w:highlight w:val="none"/>
        </w:rPr>
        <w:fldChar w:fldCharType="end"/>
      </w:r>
    </w:p>
    <w:p>
      <w:pPr>
        <w:pStyle w:val="8"/>
        <w:tabs>
          <w:tab w:val="right" w:leader="dot" w:pos="9070"/>
        </w:tabs>
        <w:ind w:left="960"/>
        <w:rPr>
          <w:highlight w:val="none"/>
        </w:rPr>
      </w:pPr>
      <w:r>
        <w:rPr>
          <w:highlight w:val="none"/>
        </w:rPr>
        <w:fldChar w:fldCharType="begin"/>
      </w:r>
      <w:r>
        <w:rPr>
          <w:highlight w:val="none"/>
        </w:rPr>
        <w:instrText xml:space="preserve"> HYPERLINK \l "_Toc29445" </w:instrText>
      </w:r>
      <w:r>
        <w:rPr>
          <w:highlight w:val="none"/>
        </w:rPr>
        <w:fldChar w:fldCharType="separate"/>
      </w:r>
      <w:r>
        <w:rPr>
          <w:rFonts w:hint="eastAsia"/>
          <w:highlight w:val="none"/>
        </w:rPr>
        <w:t>5.1.1  第1节一级题目（黑体，小四，1.5倍行距，段前0.5行）</w:t>
      </w:r>
      <w:r>
        <w:rPr>
          <w:highlight w:val="none"/>
        </w:rPr>
        <w:tab/>
      </w:r>
      <w:r>
        <w:rPr>
          <w:highlight w:val="none"/>
        </w:rPr>
        <w:fldChar w:fldCharType="begin"/>
      </w:r>
      <w:r>
        <w:rPr>
          <w:highlight w:val="none"/>
        </w:rPr>
        <w:instrText xml:space="preserve"> PAGEREF _Toc29445 \h </w:instrText>
      </w:r>
      <w:r>
        <w:rPr>
          <w:highlight w:val="none"/>
        </w:rPr>
        <w:fldChar w:fldCharType="separate"/>
      </w:r>
      <w:r>
        <w:rPr>
          <w:highlight w:val="none"/>
        </w:rPr>
        <w:t>18</w:t>
      </w:r>
      <w:r>
        <w:rPr>
          <w:highlight w:val="none"/>
        </w:rPr>
        <w:fldChar w:fldCharType="end"/>
      </w:r>
      <w:r>
        <w:rPr>
          <w:highlight w:val="none"/>
        </w:rPr>
        <w:fldChar w:fldCharType="end"/>
      </w:r>
    </w:p>
    <w:p>
      <w:pPr>
        <w:pStyle w:val="8"/>
        <w:tabs>
          <w:tab w:val="right" w:leader="dot" w:pos="9070"/>
        </w:tabs>
        <w:ind w:left="960"/>
        <w:rPr>
          <w:highlight w:val="none"/>
        </w:rPr>
      </w:pPr>
      <w:r>
        <w:rPr>
          <w:highlight w:val="none"/>
        </w:rPr>
        <w:fldChar w:fldCharType="begin"/>
      </w:r>
      <w:r>
        <w:rPr>
          <w:highlight w:val="none"/>
        </w:rPr>
        <w:instrText xml:space="preserve">HYPERLINK \l "_Toc29445"</w:instrText>
      </w:r>
      <w:r>
        <w:rPr>
          <w:highlight w:val="none"/>
        </w:rPr>
        <w:fldChar w:fldCharType="separate"/>
      </w:r>
      <w:r>
        <w:rPr>
          <w:rFonts w:hint="eastAsia"/>
          <w:highlight w:val="none"/>
        </w:rPr>
        <w:t>5.1.</w:t>
      </w:r>
      <w:r>
        <w:rPr>
          <w:highlight w:val="none"/>
        </w:rPr>
        <w:t>2</w:t>
      </w:r>
      <w:r>
        <w:rPr>
          <w:rFonts w:hint="eastAsia"/>
          <w:highlight w:val="none"/>
        </w:rPr>
        <w:t xml:space="preserve">  第1节一级题目</w:t>
      </w:r>
      <w:r>
        <w:rPr>
          <w:rFonts w:hint="eastAsia"/>
          <w:color w:val="auto"/>
          <w:highlight w:val="none"/>
        </w:rPr>
        <w:t>（至少需要有两个二级或者三级标题，才能单独设置）</w:t>
      </w:r>
      <w:r>
        <w:rPr>
          <w:highlight w:val="none"/>
        </w:rPr>
        <w:tab/>
      </w:r>
      <w:r>
        <w:rPr>
          <w:highlight w:val="none"/>
        </w:rPr>
        <w:fldChar w:fldCharType="begin"/>
      </w:r>
      <w:r>
        <w:rPr>
          <w:highlight w:val="none"/>
        </w:rPr>
        <w:instrText xml:space="preserve"> PAGEREF _Toc29445 \h </w:instrText>
      </w:r>
      <w:r>
        <w:rPr>
          <w:highlight w:val="none"/>
        </w:rPr>
        <w:fldChar w:fldCharType="separate"/>
      </w:r>
      <w:r>
        <w:rPr>
          <w:highlight w:val="none"/>
        </w:rPr>
        <w:t>18</w:t>
      </w:r>
      <w:r>
        <w:rPr>
          <w:highlight w:val="none"/>
        </w:rPr>
        <w:fldChar w:fldCharType="end"/>
      </w:r>
      <w:r>
        <w:rPr>
          <w:highlight w:val="none"/>
        </w:rPr>
        <w:fldChar w:fldCharType="end"/>
      </w:r>
    </w:p>
    <w:p>
      <w:pPr>
        <w:pStyle w:val="14"/>
        <w:tabs>
          <w:tab w:val="right" w:leader="dot" w:pos="9070"/>
        </w:tabs>
        <w:ind w:left="480"/>
        <w:rPr>
          <w:highlight w:val="none"/>
        </w:rPr>
      </w:pPr>
      <w:r>
        <w:rPr>
          <w:highlight w:val="none"/>
        </w:rPr>
        <w:fldChar w:fldCharType="begin"/>
      </w:r>
      <w:r>
        <w:rPr>
          <w:highlight w:val="none"/>
        </w:rPr>
        <w:instrText xml:space="preserve"> HYPERLINK \l "_Toc1505" </w:instrText>
      </w:r>
      <w:r>
        <w:rPr>
          <w:highlight w:val="none"/>
        </w:rPr>
        <w:fldChar w:fldCharType="separate"/>
      </w:r>
      <w:r>
        <w:rPr>
          <w:rFonts w:hint="eastAsia"/>
          <w:highlight w:val="none"/>
        </w:rPr>
        <w:t>5.2  第2节题目</w:t>
      </w:r>
      <w:r>
        <w:rPr>
          <w:highlight w:val="none"/>
        </w:rPr>
        <w:tab/>
      </w:r>
      <w:r>
        <w:rPr>
          <w:highlight w:val="none"/>
        </w:rPr>
        <w:fldChar w:fldCharType="begin"/>
      </w:r>
      <w:r>
        <w:rPr>
          <w:highlight w:val="none"/>
        </w:rPr>
        <w:instrText xml:space="preserve"> PAGEREF _Toc1505 \h </w:instrText>
      </w:r>
      <w:r>
        <w:rPr>
          <w:highlight w:val="none"/>
        </w:rPr>
        <w:fldChar w:fldCharType="separate"/>
      </w:r>
      <w:r>
        <w:rPr>
          <w:highlight w:val="none"/>
        </w:rPr>
        <w:t>18</w:t>
      </w:r>
      <w:r>
        <w:rPr>
          <w:highlight w:val="none"/>
        </w:rPr>
        <w:fldChar w:fldCharType="end"/>
      </w:r>
      <w:r>
        <w:rPr>
          <w:highlight w:val="none"/>
        </w:rPr>
        <w:fldChar w:fldCharType="end"/>
      </w:r>
    </w:p>
    <w:p>
      <w:pPr>
        <w:pStyle w:val="8"/>
        <w:tabs>
          <w:tab w:val="right" w:leader="dot" w:pos="9070"/>
        </w:tabs>
        <w:ind w:left="960"/>
        <w:rPr>
          <w:highlight w:val="none"/>
        </w:rPr>
      </w:pPr>
      <w:r>
        <w:rPr>
          <w:highlight w:val="none"/>
        </w:rPr>
        <w:fldChar w:fldCharType="begin"/>
      </w:r>
      <w:r>
        <w:rPr>
          <w:highlight w:val="none"/>
        </w:rPr>
        <w:instrText xml:space="preserve"> HYPERLINK \l "_Toc6298" </w:instrText>
      </w:r>
      <w:r>
        <w:rPr>
          <w:highlight w:val="none"/>
        </w:rPr>
        <w:fldChar w:fldCharType="separate"/>
      </w:r>
      <w:r>
        <w:rPr>
          <w:rFonts w:hint="eastAsia"/>
          <w:highlight w:val="none"/>
        </w:rPr>
        <w:t>5.2.1  第2节一级题目</w:t>
      </w:r>
      <w:r>
        <w:rPr>
          <w:highlight w:val="none"/>
        </w:rPr>
        <w:tab/>
      </w:r>
      <w:r>
        <w:rPr>
          <w:highlight w:val="none"/>
        </w:rPr>
        <w:fldChar w:fldCharType="begin"/>
      </w:r>
      <w:r>
        <w:rPr>
          <w:highlight w:val="none"/>
        </w:rPr>
        <w:instrText xml:space="preserve"> PAGEREF _Toc6298 \h </w:instrText>
      </w:r>
      <w:r>
        <w:rPr>
          <w:highlight w:val="none"/>
        </w:rPr>
        <w:fldChar w:fldCharType="separate"/>
      </w:r>
      <w:r>
        <w:rPr>
          <w:highlight w:val="none"/>
        </w:rPr>
        <w:t>18</w:t>
      </w:r>
      <w:r>
        <w:rPr>
          <w:highlight w:val="none"/>
        </w:rPr>
        <w:fldChar w:fldCharType="end"/>
      </w:r>
      <w:r>
        <w:rPr>
          <w:highlight w:val="none"/>
        </w:rPr>
        <w:fldChar w:fldCharType="end"/>
      </w:r>
    </w:p>
    <w:p>
      <w:pPr>
        <w:pStyle w:val="8"/>
        <w:tabs>
          <w:tab w:val="right" w:leader="dot" w:pos="9070"/>
        </w:tabs>
        <w:ind w:left="960"/>
        <w:rPr>
          <w:highlight w:val="none"/>
        </w:rPr>
      </w:pPr>
      <w:r>
        <w:rPr>
          <w:highlight w:val="none"/>
        </w:rPr>
        <w:fldChar w:fldCharType="begin"/>
      </w:r>
      <w:r>
        <w:rPr>
          <w:highlight w:val="none"/>
        </w:rPr>
        <w:instrText xml:space="preserve"> HYPERLINK \l "_Toc6298" </w:instrText>
      </w:r>
      <w:r>
        <w:rPr>
          <w:highlight w:val="none"/>
        </w:rPr>
        <w:fldChar w:fldCharType="separate"/>
      </w:r>
      <w:r>
        <w:rPr>
          <w:rFonts w:hint="eastAsia"/>
          <w:highlight w:val="none"/>
        </w:rPr>
        <w:t>5.2.</w:t>
      </w:r>
      <w:r>
        <w:rPr>
          <w:highlight w:val="none"/>
        </w:rPr>
        <w:t>2</w:t>
      </w:r>
      <w:r>
        <w:rPr>
          <w:rFonts w:hint="eastAsia"/>
          <w:highlight w:val="none"/>
        </w:rPr>
        <w:t xml:space="preserve">  第2节一级题目</w:t>
      </w:r>
      <w:r>
        <w:rPr>
          <w:highlight w:val="none"/>
        </w:rPr>
        <w:tab/>
      </w:r>
      <w:r>
        <w:rPr>
          <w:highlight w:val="none"/>
        </w:rPr>
        <w:fldChar w:fldCharType="begin"/>
      </w:r>
      <w:r>
        <w:rPr>
          <w:highlight w:val="none"/>
        </w:rPr>
        <w:instrText xml:space="preserve"> PAGEREF _Toc6298 \h </w:instrText>
      </w:r>
      <w:r>
        <w:rPr>
          <w:highlight w:val="none"/>
        </w:rPr>
        <w:fldChar w:fldCharType="separate"/>
      </w:r>
      <w:r>
        <w:rPr>
          <w:highlight w:val="none"/>
        </w:rPr>
        <w:t>18</w:t>
      </w:r>
      <w:r>
        <w:rPr>
          <w:highlight w:val="none"/>
        </w:rPr>
        <w:fldChar w:fldCharType="end"/>
      </w:r>
      <w:r>
        <w:rPr>
          <w:highlight w:val="none"/>
        </w:rPr>
        <w:fldChar w:fldCharType="end"/>
      </w:r>
    </w:p>
    <w:p>
      <w:pPr>
        <w:pStyle w:val="12"/>
        <w:tabs>
          <w:tab w:val="right" w:leader="dot" w:pos="9070"/>
        </w:tabs>
        <w:rPr>
          <w:highlight w:val="none"/>
        </w:rPr>
      </w:pPr>
      <w:r>
        <w:rPr>
          <w:highlight w:val="none"/>
        </w:rPr>
        <w:fldChar w:fldCharType="begin"/>
      </w:r>
      <w:r>
        <w:rPr>
          <w:highlight w:val="none"/>
        </w:rPr>
        <w:instrText xml:space="preserve"> HYPERLINK \l "_Toc18616" </w:instrText>
      </w:r>
      <w:r>
        <w:rPr>
          <w:highlight w:val="none"/>
        </w:rPr>
        <w:fldChar w:fldCharType="separate"/>
      </w:r>
      <w:r>
        <w:rPr>
          <w:rFonts w:hint="eastAsia"/>
          <w:highlight w:val="none"/>
        </w:rPr>
        <w:t>第6章  结    论（设计类为设计总结）</w:t>
      </w:r>
      <w:r>
        <w:rPr>
          <w:highlight w:val="none"/>
        </w:rPr>
        <w:tab/>
      </w:r>
      <w:r>
        <w:rPr>
          <w:highlight w:val="none"/>
        </w:rPr>
        <w:fldChar w:fldCharType="begin"/>
      </w:r>
      <w:r>
        <w:rPr>
          <w:highlight w:val="none"/>
        </w:rPr>
        <w:instrText xml:space="preserve"> PAGEREF _Toc18616 \h </w:instrText>
      </w:r>
      <w:r>
        <w:rPr>
          <w:highlight w:val="none"/>
        </w:rPr>
        <w:fldChar w:fldCharType="separate"/>
      </w:r>
      <w:r>
        <w:rPr>
          <w:highlight w:val="none"/>
        </w:rPr>
        <w:t>19</w:t>
      </w:r>
      <w:r>
        <w:rPr>
          <w:highlight w:val="none"/>
        </w:rPr>
        <w:fldChar w:fldCharType="end"/>
      </w:r>
      <w:r>
        <w:rPr>
          <w:highlight w:val="none"/>
        </w:rPr>
        <w:fldChar w:fldCharType="end"/>
      </w:r>
    </w:p>
    <w:p>
      <w:pPr>
        <w:pStyle w:val="12"/>
        <w:tabs>
          <w:tab w:val="right" w:leader="dot" w:pos="9070"/>
        </w:tabs>
      </w:pPr>
      <w:r>
        <w:rPr>
          <w:highlight w:val="none"/>
        </w:rPr>
        <w:fldChar w:fldCharType="begin"/>
      </w:r>
      <w:r>
        <w:rPr>
          <w:highlight w:val="none"/>
        </w:rPr>
        <w:instrText xml:space="preserve"> HYPERLINK \l "_Toc24815" </w:instrText>
      </w:r>
      <w:r>
        <w:rPr>
          <w:highlight w:val="none"/>
        </w:rPr>
        <w:fldChar w:fldCharType="separate"/>
      </w:r>
      <w:r>
        <w:rPr>
          <w:rFonts w:hint="eastAsia"/>
          <w:highlight w:val="none"/>
        </w:rPr>
        <w:t>参 考 文 献</w:t>
      </w:r>
      <w:r>
        <w:rPr>
          <w:highlight w:val="none"/>
        </w:rPr>
        <w:tab/>
      </w:r>
      <w:r>
        <w:rPr>
          <w:highlight w:val="none"/>
        </w:rPr>
        <w:fldChar w:fldCharType="begin"/>
      </w:r>
      <w:r>
        <w:rPr>
          <w:highlight w:val="none"/>
        </w:rPr>
        <w:instrText xml:space="preserve"> PAGEREF _Toc24815 \h </w:instrText>
      </w:r>
      <w:r>
        <w:rPr>
          <w:highlight w:val="none"/>
        </w:rPr>
        <w:fldChar w:fldCharType="separate"/>
      </w:r>
      <w:r>
        <w:rPr>
          <w:highlight w:val="none"/>
        </w:rPr>
        <w:t>20</w:t>
      </w:r>
      <w:r>
        <w:rPr>
          <w:highlight w:val="none"/>
        </w:rPr>
        <w:fldChar w:fldCharType="end"/>
      </w:r>
      <w:r>
        <w:rPr>
          <w:highlight w:val="none"/>
        </w:rPr>
        <w:fldChar w:fldCharType="end"/>
      </w:r>
    </w:p>
    <w:p>
      <w:pPr>
        <w:pStyle w:val="12"/>
        <w:tabs>
          <w:tab w:val="right" w:leader="dot" w:pos="9070"/>
        </w:tabs>
      </w:pPr>
      <w:r>
        <w:fldChar w:fldCharType="begin"/>
      </w:r>
      <w:r>
        <w:instrText xml:space="preserve"> HYPERLINK \l "_Toc14913" </w:instrText>
      </w:r>
      <w:r>
        <w:fldChar w:fldCharType="separate"/>
      </w:r>
      <w:r>
        <w:rPr>
          <w:rFonts w:hint="eastAsia"/>
        </w:rPr>
        <w:t>致    谢</w:t>
      </w:r>
      <w:r>
        <w:tab/>
      </w:r>
      <w:r>
        <w:fldChar w:fldCharType="begin"/>
      </w:r>
      <w:r>
        <w:instrText xml:space="preserve"> PAGEREF _Toc14913 \h </w:instrText>
      </w:r>
      <w:r>
        <w:fldChar w:fldCharType="separate"/>
      </w:r>
      <w:r>
        <w:t>23</w:t>
      </w:r>
      <w:r>
        <w:fldChar w:fldCharType="end"/>
      </w:r>
      <w:r>
        <w:fldChar w:fldCharType="end"/>
      </w:r>
    </w:p>
    <w:p>
      <w:pPr>
        <w:pStyle w:val="12"/>
        <w:tabs>
          <w:tab w:val="right" w:leader="dot" w:pos="9070"/>
        </w:tabs>
      </w:pPr>
      <w:r>
        <w:fldChar w:fldCharType="begin"/>
      </w:r>
      <w:r>
        <w:instrText xml:space="preserve"> HYPERLINK \l "_Toc13655" </w:instrText>
      </w:r>
      <w:r>
        <w:fldChar w:fldCharType="separate"/>
      </w:r>
      <w:r>
        <w:rPr>
          <w:rFonts w:hint="eastAsia" w:ascii="Cambria" w:hAnsi="Cambria" w:cs="宋体"/>
          <w:kern w:val="32"/>
          <w:szCs w:val="20"/>
          <w:lang w:bidi="en-US"/>
        </w:rPr>
        <w:t>附录A  附录内容名称</w:t>
      </w:r>
      <w:r>
        <w:rPr>
          <w:rFonts w:hint="eastAsia"/>
          <w:highlight w:val="none"/>
          <w:u w:val="single"/>
        </w:rPr>
        <w:t>（非必须：图纸等）</w:t>
      </w:r>
      <w:r>
        <w:tab/>
      </w:r>
      <w:r>
        <w:fldChar w:fldCharType="begin"/>
      </w:r>
      <w:r>
        <w:instrText xml:space="preserve"> PAGEREF _Toc13655 \h </w:instrText>
      </w:r>
      <w:r>
        <w:fldChar w:fldCharType="separate"/>
      </w:r>
      <w:r>
        <w:t>24</w:t>
      </w:r>
      <w:r>
        <w:fldChar w:fldCharType="end"/>
      </w:r>
      <w:r>
        <w:fldChar w:fldCharType="end"/>
      </w:r>
    </w:p>
    <w:p>
      <w:r>
        <w:fldChar w:fldCharType="end"/>
      </w:r>
      <w:r>
        <w:rPr>
          <w:rFonts w:hint="eastAsia"/>
        </w:rPr>
        <w:t>附录一 外文原文</w:t>
      </w:r>
    </w:p>
    <w:p>
      <w:r>
        <w:rPr>
          <w:rFonts w:hint="eastAsia"/>
        </w:rPr>
        <w:t>附录二 中文译文</w:t>
      </w:r>
    </w:p>
    <w:p>
      <w:pPr>
        <w:sectPr>
          <w:pgSz w:w="11906" w:h="16838"/>
          <w:pgMar w:top="1985" w:right="1418" w:bottom="1418" w:left="1418" w:header="1418" w:footer="1134" w:gutter="0"/>
          <w:pgNumType w:fmt="upperRoman"/>
          <w:cols w:space="720" w:num="1"/>
          <w:docGrid w:linePitch="326" w:charSpace="-2048"/>
        </w:sectPr>
      </w:pPr>
    </w:p>
    <w:p>
      <w:pPr>
        <w:pStyle w:val="2"/>
        <w:spacing w:after="240" w:afterLines="100"/>
        <w:jc w:val="center"/>
      </w:pPr>
      <w:bookmarkStart w:id="5" w:name="_Toc15885"/>
      <w:bookmarkStart w:id="6" w:name="_Toc26710251"/>
      <w:r>
        <w:rPr>
          <w:rFonts w:hint="eastAsia"/>
        </w:rPr>
        <w:t>引    言</w:t>
      </w:r>
      <w:bookmarkEnd w:id="5"/>
      <w:bookmarkEnd w:id="6"/>
    </w:p>
    <w:p>
      <w:pPr>
        <w:ind w:firstLine="480" w:firstLineChars="200"/>
      </w:pPr>
      <w:r>
        <w:rPr>
          <w:rFonts w:hint="eastAsia" w:ascii="宋体" w:hAnsi="宋体"/>
        </w:rPr>
        <w:t>理工文科所有专业本科生的毕业设计都应有“引言”的内容。</w:t>
      </w:r>
      <w:r>
        <w:rPr>
          <w:rFonts w:hint="eastAsia"/>
        </w:rPr>
        <w:t>如果引言部分省略，该部分内容在正文中单独成章，标题改为文献综述，用足够的文字叙述。从引言开始，是正文的起始页，页码从1开始顺序编排。</w:t>
      </w:r>
    </w:p>
    <w:p>
      <w:pPr>
        <w:ind w:firstLine="480" w:firstLineChars="200"/>
      </w:pPr>
      <w:r>
        <w:rPr>
          <w:rFonts w:hint="eastAsia"/>
        </w:rPr>
        <w:t>应着重说明毕业设计的方案理解，阐述设计方法和设计依据，讨论对设计重点的理解和解决思路。</w:t>
      </w:r>
    </w:p>
    <w:p>
      <w:pPr>
        <w:ind w:firstLine="480" w:firstLineChars="200"/>
      </w:pPr>
      <w:r>
        <w:rPr>
          <w:rFonts w:hint="eastAsia"/>
        </w:rPr>
        <w:t>注意：是否如实引用前人结果反映的是学术道德问题，应明确写出同行相近的和已取得的成果，避免抄袭之嫌。注意不要与摘要内容雷同。</w:t>
      </w:r>
    </w:p>
    <w:p>
      <w:pPr>
        <w:ind w:firstLine="480" w:firstLineChars="200"/>
      </w:pPr>
      <w:r>
        <w:rPr>
          <w:rFonts w:hint="eastAsia"/>
        </w:rPr>
        <w:t>书写格式说明：</w:t>
      </w:r>
    </w:p>
    <w:p>
      <w:pPr>
        <w:ind w:firstLine="480" w:firstLineChars="200"/>
      </w:pPr>
      <w:r>
        <w:rPr>
          <w:rFonts w:hint="eastAsia"/>
        </w:rPr>
        <w:t>标题“引言”选用模板中的样式所定义的“引言”；或者手动设置成字体：黑体，居中，字号：小三，1.5倍行距，段后1行，段前为0行。</w:t>
      </w:r>
    </w:p>
    <w:p>
      <w:pPr>
        <w:ind w:firstLine="480" w:firstLineChars="200"/>
        <w:rPr>
          <w:color w:val="FF0000"/>
        </w:rPr>
      </w:pPr>
      <w:r>
        <w:rPr>
          <w:rFonts w:hint="eastAsia"/>
        </w:rPr>
        <w:t>引言的字数在3000字左右（毕</w:t>
      </w:r>
      <w:r>
        <w:rPr>
          <w:rFonts w:hint="eastAsia" w:ascii="宋体" w:hAnsi="宋体"/>
        </w:rPr>
        <w:t>业设计类引言可适当调整为800字左</w:t>
      </w:r>
      <w:r>
        <w:rPr>
          <w:rFonts w:hint="eastAsia"/>
        </w:rPr>
        <w:t>右）。引言正文选用模板中的样式所定义的“正文”，每段落首行缩进2字；或者手动设置成每段落首行缩进2字，宋体，小四，多倍行距 1.25，段前、段后均为0行，取消网格对齐选项。</w:t>
      </w:r>
    </w:p>
    <w:p>
      <w:pPr>
        <w:ind w:firstLine="480" w:firstLineChars="200"/>
      </w:pPr>
    </w:p>
    <w:p>
      <w:r>
        <w:rPr>
          <w:rFonts w:hint="eastAsia"/>
        </w:rPr>
        <w:t xml:space="preserve">    </w:t>
      </w:r>
    </w:p>
    <w:p>
      <w:pPr>
        <w:pStyle w:val="2"/>
        <w:jc w:val="center"/>
        <w:rPr>
          <w:highlight w:val="none"/>
        </w:rPr>
      </w:pPr>
      <w:bookmarkStart w:id="7" w:name="_Toc15012"/>
      <w:r>
        <mc:AlternateContent>
          <mc:Choice Requires="wps">
            <w:drawing>
              <wp:anchor distT="0" distB="0" distL="114300" distR="114300" simplePos="0" relativeHeight="251666432" behindDoc="0" locked="0" layoutInCell="1" allowOverlap="1">
                <wp:simplePos x="0" y="0"/>
                <wp:positionH relativeFrom="column">
                  <wp:posOffset>393700</wp:posOffset>
                </wp:positionH>
                <wp:positionV relativeFrom="paragraph">
                  <wp:posOffset>2718435</wp:posOffset>
                </wp:positionV>
                <wp:extent cx="2087880" cy="840740"/>
                <wp:effectExtent l="8255" t="5080" r="361315" b="20955"/>
                <wp:wrapNone/>
                <wp:docPr id="1046372249" name="AutoShape 112"/>
                <wp:cNvGraphicFramePr/>
                <a:graphic xmlns:a="http://schemas.openxmlformats.org/drawingml/2006/main">
                  <a:graphicData uri="http://schemas.microsoft.com/office/word/2010/wordprocessingShape">
                    <wps:wsp>
                      <wps:cNvSpPr>
                        <a:spLocks noChangeArrowheads="1"/>
                      </wps:cNvSpPr>
                      <wps:spPr bwMode="auto">
                        <a:xfrm>
                          <a:off x="0" y="0"/>
                          <a:ext cx="2087880" cy="840740"/>
                        </a:xfrm>
                        <a:prstGeom prst="wedgeRoundRectCallout">
                          <a:avLst>
                            <a:gd name="adj1" fmla="val 66028"/>
                            <a:gd name="adj2" fmla="val 49773"/>
                            <a:gd name="adj3" fmla="val 16667"/>
                          </a:avLst>
                        </a:prstGeom>
                        <a:solidFill>
                          <a:srgbClr val="FFFFFF"/>
                        </a:solidFill>
                        <a:ln w="9525">
                          <a:solidFill>
                            <a:srgbClr val="0000FF"/>
                          </a:solidFill>
                          <a:miter lim="800000"/>
                        </a:ln>
                      </wps:spPr>
                      <wps:txbx>
                        <w:txbxContent>
                          <w:p>
                            <w:pPr>
                              <w:rPr>
                                <w:color w:val="000080"/>
                                <w:sz w:val="21"/>
                                <w:szCs w:val="21"/>
                              </w:rPr>
                            </w:pPr>
                            <w:r>
                              <w:rPr>
                                <w:rFonts w:hint="eastAsia"/>
                                <w:color w:val="000080"/>
                                <w:sz w:val="21"/>
                                <w:szCs w:val="21"/>
                              </w:rPr>
                              <w:t>注：页码，居中，底部，宋体，小五，正文起始页页码为1。</w:t>
                            </w:r>
                          </w:p>
                          <w:p>
                            <w:pPr>
                              <w:rPr>
                                <w:color w:val="000080"/>
                                <w:sz w:val="21"/>
                                <w:szCs w:val="21"/>
                              </w:rPr>
                            </w:pPr>
                            <w:r>
                              <w:rPr>
                                <w:rFonts w:hint="eastAsia"/>
                                <w:color w:val="000080"/>
                                <w:sz w:val="21"/>
                                <w:szCs w:val="21"/>
                                <w:u w:val="double"/>
                              </w:rPr>
                              <w:t>阅后删除此文本框。</w:t>
                            </w: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txbxContent>
                      </wps:txbx>
                      <wps:bodyPr rot="0" vert="horz" wrap="square" lIns="91440" tIns="45720" rIns="91440" bIns="45720" anchor="t" anchorCtr="0" upright="1">
                        <a:noAutofit/>
                      </wps:bodyPr>
                    </wps:wsp>
                  </a:graphicData>
                </a:graphic>
              </wp:anchor>
            </w:drawing>
          </mc:Choice>
          <mc:Fallback>
            <w:pict>
              <v:shape id="AutoShape 112" o:spid="_x0000_s1026" o:spt="62" type="#_x0000_t62" style="position:absolute;left:0pt;margin-left:31pt;margin-top:214.05pt;height:66.2pt;width:164.4pt;z-index:251666432;mso-width-relative:page;mso-height-relative:page;" fillcolor="#FFFFFF" filled="t" stroked="t" coordsize="21600,21600" o:gfxdata="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OlvMdwAAAAKAQAADwAAAAAAAAABACAAAAAiAAAAZHJzL2Rv&#10;d25yZXYueG1sUEsBAhQAFAAAAAgAh07iQEMdER5vAgAADgUAAA4AAAAAAAAAAQAgAAAAKwEAAGRy&#10;cy9lMm9Eb2MueG1sUEsFBgAAAAAGAAYAWQEAAAwGAAAAAA==&#10;" adj="25062,21551,14400">
                <v:fill on="t" focussize="0,0"/>
                <v:stroke color="#0000FF" miterlimit="8" joinstyle="miter"/>
                <v:imagedata o:title=""/>
                <o:lock v:ext="edit" aspectratio="f"/>
                <v:textbox>
                  <w:txbxContent>
                    <w:p>
                      <w:pPr>
                        <w:rPr>
                          <w:color w:val="000080"/>
                          <w:sz w:val="21"/>
                          <w:szCs w:val="21"/>
                        </w:rPr>
                      </w:pPr>
                      <w:r>
                        <w:rPr>
                          <w:rFonts w:hint="eastAsia"/>
                          <w:color w:val="000080"/>
                          <w:sz w:val="21"/>
                          <w:szCs w:val="21"/>
                        </w:rPr>
                        <w:t>注：页码，居中，底部，宋体，小五，正文起始页页码为1。</w:t>
                      </w:r>
                    </w:p>
                    <w:p>
                      <w:pPr>
                        <w:rPr>
                          <w:color w:val="000080"/>
                          <w:sz w:val="21"/>
                          <w:szCs w:val="21"/>
                        </w:rPr>
                      </w:pPr>
                      <w:r>
                        <w:rPr>
                          <w:rFonts w:hint="eastAsia"/>
                          <w:color w:val="000080"/>
                          <w:sz w:val="21"/>
                          <w:szCs w:val="21"/>
                          <w:u w:val="double"/>
                        </w:rPr>
                        <w:t>阅后删除此文本框。</w:t>
                      </w: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p>
                      <w:pPr>
                        <w:ind w:firstLine="420"/>
                        <w:rPr>
                          <w:color w:val="000080"/>
                          <w:sz w:val="21"/>
                          <w:szCs w:val="21"/>
                        </w:rPr>
                      </w:pPr>
                    </w:p>
                  </w:txbxContent>
                </v:textbox>
              </v:shape>
            </w:pict>
          </mc:Fallback>
        </mc:AlternateContent>
      </w:r>
      <w:r>
        <w:br w:type="page"/>
      </w:r>
      <w:bookmarkStart w:id="8" w:name="_Toc26710252"/>
      <w:r>
        <w:rPr>
          <w:highlight w:val="none"/>
        </w:rPr>
        <mc:AlternateContent>
          <mc:Choice Requires="wps">
            <w:drawing>
              <wp:anchor distT="0" distB="0" distL="114300" distR="114300" simplePos="0" relativeHeight="251667456" behindDoc="0" locked="0" layoutInCell="1" allowOverlap="1">
                <wp:simplePos x="0" y="0"/>
                <wp:positionH relativeFrom="column">
                  <wp:posOffset>3037840</wp:posOffset>
                </wp:positionH>
                <wp:positionV relativeFrom="paragraph">
                  <wp:posOffset>-1423035</wp:posOffset>
                </wp:positionV>
                <wp:extent cx="3112770" cy="1485265"/>
                <wp:effectExtent l="204470" t="5715" r="6985" b="13970"/>
                <wp:wrapNone/>
                <wp:docPr id="224678695" name="AutoShape 108"/>
                <wp:cNvGraphicFramePr/>
                <a:graphic xmlns:a="http://schemas.openxmlformats.org/drawingml/2006/main">
                  <a:graphicData uri="http://schemas.microsoft.com/office/word/2010/wordprocessingShape">
                    <wps:wsp>
                      <wps:cNvSpPr>
                        <a:spLocks noChangeArrowheads="1"/>
                      </wps:cNvSpPr>
                      <wps:spPr bwMode="auto">
                        <a:xfrm>
                          <a:off x="0" y="0"/>
                          <a:ext cx="3112770" cy="1485265"/>
                        </a:xfrm>
                        <a:prstGeom prst="wedgeRoundRectCallout">
                          <a:avLst>
                            <a:gd name="adj1" fmla="val -55912"/>
                            <a:gd name="adj2" fmla="val 44227"/>
                            <a:gd name="adj3" fmla="val 16667"/>
                          </a:avLst>
                        </a:prstGeom>
                        <a:solidFill>
                          <a:srgbClr val="FFFFFF"/>
                        </a:solidFill>
                        <a:ln w="9525">
                          <a:solidFill>
                            <a:srgbClr val="0000FF"/>
                          </a:solidFill>
                          <a:miter lim="800000"/>
                        </a:ln>
                      </wps:spPr>
                      <wps:txbx>
                        <w:txbxContent>
                          <w:p>
                            <w:pPr>
                              <w:rPr>
                                <w:color w:val="000080"/>
                                <w:sz w:val="21"/>
                                <w:szCs w:val="21"/>
                              </w:rPr>
                            </w:pPr>
                            <w:r>
                              <w:rPr>
                                <w:rFonts w:hint="eastAsia"/>
                                <w:color w:val="000080"/>
                                <w:sz w:val="21"/>
                                <w:szCs w:val="21"/>
                              </w:rPr>
                              <w:t>注：章、节序号的后面，空一个字——即汉字输入状态下敲两下空格键。这样，序号与标题文字之间界限清楚。</w:t>
                            </w:r>
                          </w:p>
                          <w:p>
                            <w:pPr>
                              <w:rPr>
                                <w:color w:val="000080"/>
                                <w:sz w:val="22"/>
                                <w:szCs w:val="22"/>
                              </w:rPr>
                            </w:pPr>
                            <w:r>
                              <w:rPr>
                                <w:rFonts w:hint="eastAsia"/>
                                <w:color w:val="000080"/>
                                <w:sz w:val="22"/>
                                <w:szCs w:val="22"/>
                              </w:rPr>
                              <w:t>本文的第一章至第四章为规则说明，可以直接删除，从第五章开始作为论文书写模板。</w:t>
                            </w:r>
                          </w:p>
                          <w:p>
                            <w:pPr>
                              <w:rPr>
                                <w:color w:val="000080"/>
                              </w:rPr>
                            </w:pP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AutoShape 108" o:spid="_x0000_s1026" o:spt="62" type="#_x0000_t62" style="position:absolute;left:0pt;margin-left:239.2pt;margin-top:-112.05pt;height:116.95pt;width:245.1pt;z-index:251667456;mso-width-relative:page;mso-height-relative:page;" fillcolor="#FFFFFF" filled="t" stroked="t" coordsize="21600,21600" o:gfxdata="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9LV89oAAAAKAQAADwAAAAAAAAABACAAAAAiAAAAZHJzL2Rv&#10;d25yZXYueG1sUEsBAhQAFAAAAAgAh07iQJbRRlRxAgAADwUAAA4AAAAAAAAAAQAgAAAAKQEAAGRy&#10;cy9lMm9Eb2MueG1sUEsFBgAAAAAGAAYAWQEAAAwGAAAAAA==&#10;" adj="-1277,20353,14400">
                <v:fill on="t" focussize="0,0"/>
                <v:stroke color="#0000FF" miterlimit="8" joinstyle="miter"/>
                <v:imagedata o:title=""/>
                <o:lock v:ext="edit" aspectratio="f"/>
                <v:textbox>
                  <w:txbxContent>
                    <w:p>
                      <w:pPr>
                        <w:rPr>
                          <w:color w:val="000080"/>
                          <w:sz w:val="21"/>
                          <w:szCs w:val="21"/>
                        </w:rPr>
                      </w:pPr>
                      <w:r>
                        <w:rPr>
                          <w:rFonts w:hint="eastAsia"/>
                          <w:color w:val="000080"/>
                          <w:sz w:val="21"/>
                          <w:szCs w:val="21"/>
                        </w:rPr>
                        <w:t>注：章、节序号的后面，空一个字——即汉字输入状态下敲两下空格键。这样，序号与标题文字之间界限清楚。</w:t>
                      </w:r>
                    </w:p>
                    <w:p>
                      <w:pPr>
                        <w:rPr>
                          <w:color w:val="000080"/>
                          <w:sz w:val="22"/>
                          <w:szCs w:val="22"/>
                        </w:rPr>
                      </w:pPr>
                      <w:r>
                        <w:rPr>
                          <w:rFonts w:hint="eastAsia"/>
                          <w:color w:val="000080"/>
                          <w:sz w:val="22"/>
                          <w:szCs w:val="22"/>
                        </w:rPr>
                        <w:t>本文的第一章至第四章为规则说明，可以直接删除，从第五章开始作为论文书写模板。</w:t>
                      </w:r>
                    </w:p>
                    <w:p>
                      <w:pPr>
                        <w:rPr>
                          <w:color w:val="000080"/>
                        </w:rPr>
                      </w:pPr>
                      <w:r>
                        <w:rPr>
                          <w:rFonts w:hint="eastAsia"/>
                          <w:color w:val="000080"/>
                          <w:sz w:val="21"/>
                          <w:szCs w:val="21"/>
                          <w:u w:val="double"/>
                        </w:rPr>
                        <w:t>阅后删除此文本框。</w:t>
                      </w:r>
                    </w:p>
                  </w:txbxContent>
                </v:textbox>
              </v:shape>
            </w:pict>
          </mc:Fallback>
        </mc:AlternateContent>
      </w:r>
      <w:r>
        <w:rPr>
          <w:rFonts w:hint="eastAsia"/>
          <w:highlight w:val="none"/>
        </w:rPr>
        <w:t>第1章  正文格式说明</w:t>
      </w:r>
      <w:bookmarkEnd w:id="7"/>
      <w:bookmarkEnd w:id="8"/>
    </w:p>
    <w:p>
      <w:pPr>
        <w:shd w:val="clear" w:color="auto" w:fill="F9FDFE"/>
        <w:snapToGrid w:val="0"/>
        <w:ind w:firstLine="480" w:firstLineChars="200"/>
        <w:jc w:val="left"/>
        <w:rPr>
          <w:rFonts w:ascii="宋体" w:hAnsi="宋体" w:cs="宋体"/>
          <w:b/>
          <w:color w:val="000000"/>
          <w:sz w:val="18"/>
          <w:szCs w:val="18"/>
          <w:highlight w:val="none"/>
        </w:rPr>
      </w:pPr>
      <w:r>
        <w:rPr>
          <w:rFonts w:hint="eastAsia"/>
          <w:highlight w:val="none"/>
        </w:rPr>
        <w:t>正文是毕业设计的主体，</w:t>
      </w:r>
      <w:r>
        <w:rPr>
          <w:rFonts w:hint="eastAsia"/>
          <w:b/>
          <w:highlight w:val="none"/>
        </w:rPr>
        <w:t>是</w:t>
      </w:r>
      <w:r>
        <w:rPr>
          <w:rFonts w:hint="eastAsia"/>
          <w:b/>
          <w:color w:val="000000"/>
          <w:spacing w:val="3"/>
          <w:highlight w:val="none"/>
          <w:shd w:val="clear" w:color="auto" w:fill="FFFFFF"/>
        </w:rPr>
        <w:t>毕业设计或工程设计说明书的核心部分</w:t>
      </w:r>
      <w:r>
        <w:rPr>
          <w:rFonts w:hint="eastAsia"/>
          <w:color w:val="000000"/>
          <w:spacing w:val="3"/>
          <w:highlight w:val="none"/>
          <w:shd w:val="clear" w:color="auto" w:fill="FFFFFF"/>
        </w:rPr>
        <w:t>。</w:t>
      </w:r>
      <w:r>
        <w:rPr>
          <w:rFonts w:hint="eastAsia"/>
          <w:b/>
          <w:color w:val="000000"/>
          <w:spacing w:val="3"/>
          <w:highlight w:val="none"/>
          <w:shd w:val="clear" w:color="auto" w:fill="FFFFFF"/>
        </w:rPr>
        <w:t>要求学生</w:t>
      </w:r>
      <w:r>
        <w:rPr>
          <w:b/>
          <w:highlight w:val="none"/>
        </w:rPr>
        <w:t>运用所学的</w:t>
      </w:r>
      <w:r>
        <w:rPr>
          <w:rFonts w:hint="eastAsia" w:ascii="宋体" w:hAnsi="宋体" w:cs="宋体"/>
          <w:b/>
          <w:color w:val="000000"/>
          <w:highlight w:val="none"/>
        </w:rPr>
        <w:t>数学、自然科学、工程基础和专业知识解决复杂问题的能力，能够针对问题设计解决方案，在设计环节中体现创新意识，并考虑社会、健康、安全、法律、文化、环境以及社会可持续发展等因素；</w:t>
      </w:r>
      <w:r>
        <w:rPr>
          <w:rFonts w:hint="eastAsia"/>
          <w:highlight w:val="none"/>
        </w:rPr>
        <w:t>要着重反映毕业设计的工作，要突出毕业设计的设计过程、设计依据及解决问题的方法。</w:t>
      </w:r>
    </w:p>
    <w:p>
      <w:pPr>
        <w:shd w:val="clear" w:color="auto" w:fill="FFFFFF"/>
        <w:ind w:firstLine="482" w:firstLineChars="200"/>
        <w:rPr>
          <w:b/>
          <w:highlight w:val="none"/>
        </w:rPr>
      </w:pPr>
      <w:r>
        <w:rPr>
          <w:rFonts w:hint="eastAsia"/>
          <w:b/>
          <w:highlight w:val="none"/>
        </w:rPr>
        <w:t>正文（含引言或文献综述部分）内容应包括以下方面：</w:t>
      </w:r>
    </w:p>
    <w:p>
      <w:pPr>
        <w:shd w:val="clear" w:color="auto" w:fill="FFFFFF"/>
        <w:ind w:firstLine="482" w:firstLineChars="200"/>
        <w:rPr>
          <w:b/>
          <w:highlight w:val="none"/>
        </w:rPr>
      </w:pPr>
      <w:r>
        <w:rPr>
          <w:rFonts w:hint="eastAsia"/>
          <w:b/>
          <w:highlight w:val="none"/>
        </w:rPr>
        <w:t>本研究内容的总体方案设计与选择论证；</w:t>
      </w:r>
    </w:p>
    <w:p>
      <w:pPr>
        <w:shd w:val="clear" w:color="auto" w:fill="FFFFFF"/>
        <w:tabs>
          <w:tab w:val="clear" w:pos="377"/>
        </w:tabs>
        <w:ind w:firstLine="482" w:firstLineChars="200"/>
        <w:jc w:val="left"/>
        <w:rPr>
          <w:b/>
          <w:highlight w:val="none"/>
        </w:rPr>
      </w:pPr>
      <w:r>
        <w:rPr>
          <w:b/>
          <w:highlight w:val="none"/>
        </w:rPr>
        <w:t>本研究内容硬件与软件的设计计算</w:t>
      </w:r>
      <w:r>
        <w:rPr>
          <w:rFonts w:hint="eastAsia"/>
          <w:b/>
          <w:highlight w:val="none"/>
        </w:rPr>
        <w:t>，实验装置与测试方法等；</w:t>
      </w:r>
    </w:p>
    <w:p>
      <w:pPr>
        <w:shd w:val="clear" w:color="auto" w:fill="FFFFFF"/>
        <w:tabs>
          <w:tab w:val="clear" w:pos="377"/>
        </w:tabs>
        <w:ind w:firstLine="482" w:firstLineChars="200"/>
        <w:jc w:val="left"/>
        <w:rPr>
          <w:b/>
          <w:highlight w:val="none"/>
        </w:rPr>
      </w:pPr>
      <w:r>
        <w:rPr>
          <w:b/>
          <w:highlight w:val="none"/>
        </w:rPr>
        <w:t>本研究内容试验方案设计的可行性、有效性</w:t>
      </w:r>
      <w:r>
        <w:rPr>
          <w:rFonts w:hint="eastAsia"/>
          <w:b/>
          <w:highlight w:val="none"/>
        </w:rPr>
        <w:t>、技术经济分析等，</w:t>
      </w:r>
      <w:r>
        <w:rPr>
          <w:b/>
          <w:highlight w:val="none"/>
        </w:rPr>
        <w:t>试验数据</w:t>
      </w:r>
      <w:r>
        <w:rPr>
          <w:rFonts w:hint="eastAsia"/>
          <w:b/>
          <w:highlight w:val="none"/>
        </w:rPr>
        <w:t>结果的</w:t>
      </w:r>
      <w:r>
        <w:rPr>
          <w:b/>
          <w:highlight w:val="none"/>
        </w:rPr>
        <w:t>处理与分析</w:t>
      </w:r>
      <w:r>
        <w:rPr>
          <w:rFonts w:hint="eastAsia"/>
          <w:b/>
          <w:highlight w:val="none"/>
        </w:rPr>
        <w:t>论证以及理论计算结果的分析与展望等；</w:t>
      </w:r>
    </w:p>
    <w:p>
      <w:pPr>
        <w:shd w:val="clear" w:color="auto" w:fill="FFFFFF"/>
        <w:tabs>
          <w:tab w:val="clear" w:pos="377"/>
        </w:tabs>
        <w:ind w:firstLine="482" w:firstLineChars="200"/>
        <w:jc w:val="left"/>
        <w:rPr>
          <w:b/>
          <w:highlight w:val="none"/>
        </w:rPr>
      </w:pPr>
      <w:r>
        <w:rPr>
          <w:b/>
          <w:highlight w:val="none"/>
        </w:rPr>
        <w:t>本研究内容的理论分析。对本研究内容及成果应进行较全面、客观的理论阐述，应着重指出本研究内容中的创新、改进与实际应用。理论分析中，应将他人研究成果单独书写并注明出处，不得将其与本人提出的理论分析混淆在一起。对于将其他领域的理论、结果引用到本研究领域者，应说明该理论的出处，并论述引用的可行性与有效性。</w:t>
      </w:r>
    </w:p>
    <w:p>
      <w:pPr>
        <w:shd w:val="clear" w:color="auto" w:fill="FFFFFF"/>
        <w:tabs>
          <w:tab w:val="clear" w:pos="377"/>
        </w:tabs>
        <w:ind w:firstLine="480" w:firstLineChars="200"/>
        <w:jc w:val="left"/>
        <w:rPr>
          <w:highlight w:val="none"/>
        </w:rPr>
      </w:pPr>
      <w:r>
        <w:rPr>
          <w:rFonts w:hint="eastAsia"/>
          <w:highlight w:val="none"/>
        </w:rPr>
        <w:t>正文要求论点正确，推理严谨，数据可靠，文字精练，条理分明，文字图表规范、清晰和整齐，在行文上要注意语句通顺，达到必须具备的“正确、准确、明确”的要求。计算单位采用国务院颁布的《统一公制计量单位中文名称方案》中规定和名称。各类单位、符号必须在论文中统一使用，外文字母必须注意大小写，正斜体。简化字采用正式公布过的，不能自造和误写。利用别人研究成果必须附加说明。引用前人材料必须引证原著文字。</w:t>
      </w:r>
    </w:p>
    <w:p>
      <w:pPr>
        <w:pStyle w:val="3"/>
        <w:spacing w:before="120"/>
      </w:pPr>
      <w:bookmarkStart w:id="9" w:name="_Toc6410"/>
      <w:bookmarkStart w:id="10" w:name="_Toc105563300"/>
      <w:bookmarkStart w:id="11" w:name="_Toc26710253"/>
      <w:r>
        <w:rPr>
          <w:rFonts w:hint="eastAsia"/>
        </w:rPr>
        <w:t>1.1  毕业设计格式基本要求</w:t>
      </w:r>
      <w:bookmarkEnd w:id="9"/>
      <w:bookmarkEnd w:id="10"/>
      <w:bookmarkEnd w:id="11"/>
    </w:p>
    <w:p>
      <w:pPr>
        <w:ind w:firstLine="480" w:firstLineChars="200"/>
      </w:pPr>
      <w:r>
        <w:rPr>
          <w:rFonts w:hint="eastAsia"/>
        </w:rPr>
        <w:t>格式基本要求：</w:t>
      </w:r>
    </w:p>
    <w:p>
      <w:pPr>
        <w:ind w:firstLine="480" w:firstLineChars="200"/>
      </w:pPr>
      <w:r>
        <w:rPr>
          <w:rFonts w:hint="eastAsia"/>
        </w:rPr>
        <w:t>（1） 纸  型：A4纸。</w:t>
      </w:r>
    </w:p>
    <w:p>
      <w:pPr>
        <w:ind w:firstLine="480" w:firstLineChars="200"/>
      </w:pPr>
      <w:r>
        <w:rPr>
          <w:rFonts w:hint="eastAsia"/>
        </w:rPr>
        <w:t>（2） 打印要求：</w:t>
      </w:r>
      <w:r>
        <w:rPr>
          <w:rFonts w:hint="eastAsia"/>
          <w:b/>
        </w:rPr>
        <w:t>双面打印（除封面、首页、原创性声明、关于使用授权的声明、中英文摘要等单面打印外，其余部分要求双面打印）</w:t>
      </w:r>
      <w:r>
        <w:rPr>
          <w:rFonts w:hint="eastAsia"/>
        </w:rPr>
        <w:t>。</w:t>
      </w:r>
    </w:p>
    <w:p>
      <w:pPr>
        <w:ind w:firstLine="480" w:firstLineChars="200"/>
      </w:pPr>
      <w:r>
        <w:rPr>
          <w:rFonts w:hint="eastAsia"/>
        </w:rPr>
        <w:t>（3） 页边距：上3.5cm，下2.5cm，左2.5cm、右2.5cm。</w:t>
      </w:r>
    </w:p>
    <w:p>
      <w:pPr>
        <w:ind w:firstLine="480" w:firstLineChars="200"/>
      </w:pPr>
      <w:r>
        <w:rPr>
          <w:rFonts w:hint="eastAsia"/>
        </w:rPr>
        <w:t>（4） 页  眉：2.5cm，页脚：2cm，左侧装订。</w:t>
      </w:r>
    </w:p>
    <w:p>
      <w:pPr>
        <w:ind w:firstLine="480" w:firstLineChars="200"/>
        <w:rPr>
          <w:highlight w:val="none"/>
        </w:rPr>
      </w:pPr>
      <w:r>
        <w:rPr>
          <w:rFonts w:hint="eastAsia"/>
        </w:rPr>
        <w:t>（5） 字  体：</w:t>
      </w:r>
      <w:r>
        <w:rPr>
          <w:rFonts w:hint="eastAsia"/>
          <w:highlight w:val="none"/>
        </w:rPr>
        <w:t>正文中文宋体、小四，阿拉伯数字及西文Times New Roman、小四。</w:t>
      </w:r>
    </w:p>
    <w:p>
      <w:pPr>
        <w:ind w:firstLine="480" w:firstLineChars="200"/>
      </w:pPr>
      <w:r>
        <w:rPr>
          <w:rFonts w:hint="eastAsia"/>
        </w:rPr>
        <w:t>（6） 行  距：多倍行距：1.25，段前、段后均为0，取消网格对齐选项。</w:t>
      </w:r>
    </w:p>
    <w:p>
      <w:pPr>
        <w:pStyle w:val="3"/>
        <w:spacing w:before="120"/>
      </w:pPr>
      <w:bookmarkStart w:id="12" w:name="_Toc26710254"/>
      <w:bookmarkStart w:id="13" w:name="_Toc105563301"/>
      <w:bookmarkStart w:id="14" w:name="_Toc2624"/>
      <w:r>
        <w:rPr>
          <w:rFonts w:hint="eastAsia"/>
        </w:rPr>
        <w:t>1.2  页眉页脚的编排</w:t>
      </w:r>
      <w:bookmarkEnd w:id="12"/>
      <w:bookmarkEnd w:id="13"/>
      <w:bookmarkEnd w:id="14"/>
    </w:p>
    <w:p>
      <w:pPr>
        <w:ind w:firstLine="480" w:firstLineChars="200"/>
        <w:rPr>
          <w:highlight w:val="none"/>
        </w:rPr>
      </w:pPr>
      <w:r>
        <w:rPr>
          <w:rFonts w:hint="eastAsia"/>
          <w:highlight w:val="none"/>
        </w:rPr>
        <w:t>一律用阿拉伯数字连续编页码。页码应由正文首页开始，作为第1页。封面不编入页码。将摘要、Abstract、目录等前置部分单独编排页码。页码必须标注在每页页脚底部居中位置，宋体，小五。</w:t>
      </w:r>
    </w:p>
    <w:p>
      <w:pPr>
        <w:ind w:firstLine="480" w:firstLineChars="200"/>
        <w:rPr>
          <w:highlight w:val="none"/>
        </w:rPr>
      </w:pPr>
      <w:r>
        <w:rPr>
          <w:rFonts w:hint="eastAsia"/>
          <w:highlight w:val="none"/>
        </w:rPr>
        <w:t>页眉，宋体，五号，居中，段后30磅。填写内容是“毕业设计中文题目”。页脚，段前30磅。</w:t>
      </w:r>
    </w:p>
    <w:p>
      <w:pPr>
        <w:ind w:firstLine="480" w:firstLineChars="200"/>
        <w:rPr>
          <w:highlight w:val="none"/>
        </w:rPr>
      </w:pPr>
      <w:r>
        <w:rPr>
          <w:rFonts w:hint="eastAsia"/>
          <w:highlight w:val="none"/>
        </w:rPr>
        <w:t>模板中已经将字体和字号要求自动设置为缺省值，只需双击页面中页眉位置，按要求将填写内容替换即可。</w:t>
      </w:r>
    </w:p>
    <w:p>
      <w:pPr>
        <w:pStyle w:val="3"/>
        <w:spacing w:before="120"/>
        <w:rPr>
          <w:highlight w:val="none"/>
        </w:rPr>
      </w:pPr>
      <w:bookmarkStart w:id="15" w:name="_Toc13977"/>
      <w:bookmarkStart w:id="16" w:name="_Toc105563302"/>
      <w:bookmarkStart w:id="17" w:name="_Toc26710255"/>
      <w:r>
        <w:rPr>
          <w:rFonts w:hint="eastAsia"/>
          <w:highlight w:val="none"/>
        </w:rPr>
        <w:t>1.3  正文格式</w:t>
      </w:r>
      <w:bookmarkEnd w:id="15"/>
      <w:bookmarkEnd w:id="16"/>
      <w:bookmarkEnd w:id="17"/>
    </w:p>
    <w:p>
      <w:pPr>
        <w:ind w:firstLine="480" w:firstLineChars="200"/>
        <w:rPr>
          <w:highlight w:val="none"/>
        </w:rPr>
      </w:pPr>
      <w:r>
        <w:rPr>
          <w:rFonts w:hint="eastAsia"/>
          <w:highlight w:val="none"/>
        </w:rPr>
        <w:t>正文选用模板中的样式所定义的“正文”，每段落首行缩进2字；或者手动设置成每段落首行缩进2字，字体：宋体，字号：小四，行距：多倍行距 1.25，间距：段前、段后均为0行，取消网格对齐选项。</w:t>
      </w:r>
    </w:p>
    <w:p>
      <w:pPr>
        <w:ind w:firstLine="480" w:firstLineChars="200"/>
        <w:rPr>
          <w:highlight w:val="none"/>
        </w:rPr>
      </w:pPr>
      <w:r>
        <w:rPr>
          <w:rFonts w:hint="eastAsia"/>
          <w:highlight w:val="none"/>
        </w:rPr>
        <w:t>模板中已经自动设置为缺省值。</w:t>
      </w:r>
    </w:p>
    <w:p>
      <w:pPr>
        <w:ind w:firstLine="480" w:firstLineChars="200"/>
        <w:rPr>
          <w:highlight w:val="none"/>
        </w:rPr>
      </w:pPr>
      <w:r>
        <w:rPr>
          <w:rFonts w:hint="eastAsia"/>
          <w:highlight w:val="none"/>
        </w:rPr>
        <w:t>模板中的正文内容不具备自动调整格式的能力，如果要粘贴，请先粘贴在记事本编辑器中，再从记事本中拷贝，然后粘贴到正文中即可。或者使用手动设置，将粘贴内容的格式设置成要求的格式。</w:t>
      </w:r>
    </w:p>
    <w:p>
      <w:pPr>
        <w:pStyle w:val="3"/>
        <w:spacing w:before="120"/>
        <w:rPr>
          <w:highlight w:val="none"/>
        </w:rPr>
      </w:pPr>
      <w:bookmarkStart w:id="18" w:name="_Toc105563303"/>
      <w:bookmarkStart w:id="19" w:name="_Toc26710256"/>
      <w:bookmarkStart w:id="20" w:name="_Toc531"/>
      <w:r>
        <w:rPr>
          <w:rFonts w:hint="eastAsia"/>
          <w:highlight w:val="none"/>
        </w:rPr>
        <w:t>1.4  章节标题格式</w:t>
      </w:r>
      <w:bookmarkEnd w:id="18"/>
      <w:bookmarkEnd w:id="19"/>
      <w:bookmarkEnd w:id="20"/>
    </w:p>
    <w:p>
      <w:pPr>
        <w:ind w:firstLine="480" w:firstLineChars="200"/>
      </w:pPr>
      <w:r>
        <w:rPr>
          <w:rFonts w:hint="eastAsia"/>
          <w:highlight w:val="none"/>
        </w:rPr>
        <w:t>（1） 每章的章标题选用模板中的样式所定义的“标题1”，居中；或者手动设置成字体：黑体，居</w:t>
      </w:r>
      <w:r>
        <w:rPr>
          <w:rFonts w:hint="eastAsia"/>
          <w:highlight w:val="none"/>
          <w:lang w:val="en-US" w:eastAsia="zh-CN"/>
        </w:rPr>
        <w:t>中</w:t>
      </w:r>
      <w:r>
        <w:rPr>
          <w:rFonts w:hint="eastAsia"/>
          <w:highlight w:val="none"/>
        </w:rPr>
        <w:t>，字号：小三，1.5倍行距，段后11磅，段前为0。每章另起一页。章序号为阿拉伯数字。在输入章标题之后，按回车键，即可直接输入每章正文</w:t>
      </w:r>
      <w:r>
        <w:rPr>
          <w:rFonts w:hint="eastAsia"/>
        </w:rPr>
        <w:t>。</w:t>
      </w:r>
    </w:p>
    <w:p>
      <w:pPr>
        <w:ind w:firstLine="480" w:firstLineChars="200"/>
      </w:pPr>
      <w:r>
        <w:rPr>
          <w:rFonts w:hint="eastAsia"/>
        </w:rPr>
        <w:t>（2） 每节的节标题选用模板中的样式所定义的“标题2”，居左；或者手动设置成字体：黑体，居左，字号：四号，1.5倍行距，段后为0，段前0.5行。</w:t>
      </w:r>
    </w:p>
    <w:p>
      <w:pPr>
        <w:ind w:firstLine="480" w:firstLineChars="200"/>
      </w:pPr>
      <w:r>
        <w:rPr>
          <w:rFonts w:hint="eastAsia"/>
        </w:rPr>
        <w:t>（3） 节中的一级标题选用模板中的样式所定义的“标题3”，居左；或者手动设置成字体：黑体，居左，字号：小四，1.5倍行距，段后为0，段前0.5行。</w:t>
      </w:r>
    </w:p>
    <w:p>
      <w:pPr>
        <w:ind w:firstLine="480" w:firstLineChars="200"/>
      </w:pPr>
      <w:r>
        <w:rPr>
          <w:rFonts w:hint="eastAsia"/>
        </w:rPr>
        <w:t>正文各级标题编号的示例如图1.1所示。</w:t>
      </w:r>
    </w:p>
    <w:p/>
    <w:p>
      <w:pPr>
        <w:jc w:val="center"/>
        <w:rPr>
          <w:ins w:id="0" w:author="时间的多情尾巴" w:date="2023-12-04T16:44:00Z"/>
        </w:rPr>
      </w:pPr>
      <w:ins w:id="1" w:author="时间的多情尾巴" w:date="2023-12-04T16:44:00Z">
        <w:r>
          <w:rPr/>
          <w:drawing>
            <wp:inline distT="0" distB="0" distL="114300" distR="114300">
              <wp:extent cx="4601210" cy="2650490"/>
              <wp:effectExtent l="0" t="0" r="8890" b="16510"/>
              <wp:docPr id="3" name="图片 2" descr="814aa71079f16c7cc7ff9dc68990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814aa71079f16c7cc7ff9dc68990b1e"/>
                      <pic:cNvPicPr>
                        <a:picLocks noChangeAspect="1"/>
                      </pic:cNvPicPr>
                    </pic:nvPicPr>
                    <pic:blipFill>
                      <a:blip r:embed="rId20"/>
                      <a:stretch>
                        <a:fillRect/>
                      </a:stretch>
                    </pic:blipFill>
                    <pic:spPr>
                      <a:xfrm>
                        <a:off x="0" y="0"/>
                        <a:ext cx="4601210" cy="2650490"/>
                      </a:xfrm>
                      <a:prstGeom prst="rect">
                        <a:avLst/>
                      </a:prstGeom>
                      <a:noFill/>
                      <a:ln>
                        <a:noFill/>
                      </a:ln>
                    </pic:spPr>
                  </pic:pic>
                </a:graphicData>
              </a:graphic>
            </wp:inline>
          </w:drawing>
        </w:r>
      </w:ins>
    </w:p>
    <w:p>
      <w:pPr>
        <w:jc w:val="center"/>
      </w:pPr>
    </w:p>
    <w:p>
      <w:pPr>
        <w:jc w:val="center"/>
        <w:rPr>
          <w:rFonts w:ascii="宋体" w:hAnsi="宋体"/>
          <w:sz w:val="21"/>
          <w:szCs w:val="21"/>
        </w:rPr>
      </w:pPr>
      <w:r>
        <w:rPr>
          <w:sz w:val="21"/>
          <w:szCs w:val="21"/>
        </w:rPr>
        <w:t xml:space="preserve">图1.1 </w:t>
      </w:r>
      <w:r>
        <w:rPr>
          <w:rFonts w:hint="eastAsia" w:ascii="宋体" w:hAnsi="宋体"/>
          <w:sz w:val="21"/>
          <w:szCs w:val="21"/>
        </w:rPr>
        <w:t xml:space="preserve"> 标题编号的示例</w:t>
      </w:r>
    </w:p>
    <w:p/>
    <w:p>
      <w:pPr>
        <w:pStyle w:val="3"/>
        <w:spacing w:before="120"/>
      </w:pPr>
      <w:bookmarkStart w:id="21" w:name="_Toc31945"/>
      <w:bookmarkStart w:id="22" w:name="_Toc105563304"/>
      <w:bookmarkStart w:id="23" w:name="_Toc26710257"/>
      <w:r>
        <w:rPr>
          <w:rFonts w:hint="eastAsia"/>
        </w:rPr>
        <w:t>1.5  各章之间的分隔符设置</w:t>
      </w:r>
      <w:bookmarkEnd w:id="21"/>
      <w:bookmarkEnd w:id="22"/>
      <w:bookmarkEnd w:id="23"/>
    </w:p>
    <w:p>
      <w:pPr>
        <w:ind w:firstLine="480" w:firstLineChars="200"/>
      </w:pPr>
      <w:r>
        <w:rPr>
          <w:rFonts w:hint="eastAsia"/>
        </w:rPr>
        <w:t>各章之间应重新分页，使用“分页符”进行分隔。</w:t>
      </w:r>
    </w:p>
    <w:p>
      <w:pPr>
        <w:ind w:firstLine="480" w:firstLineChars="200"/>
      </w:pPr>
      <w:r>
        <w:rPr>
          <w:rFonts w:hint="eastAsia"/>
        </w:rPr>
        <w:t>设置方法：在“插入”菜单中选择“分隔符(B)…”，在弹出的窗口中选择分隔符类型为“分页符”，确定即可另起一页。</w:t>
      </w:r>
    </w:p>
    <w:p>
      <w:pPr>
        <w:pStyle w:val="3"/>
        <w:spacing w:before="120"/>
      </w:pPr>
      <w:bookmarkStart w:id="24" w:name="_Toc105563305"/>
      <w:bookmarkStart w:id="25" w:name="_Toc26710258"/>
      <w:bookmarkStart w:id="26" w:name="_Toc18730"/>
      <w:r>
        <w:rPr>
          <w:rFonts w:hint="eastAsia"/>
        </w:rPr>
        <w:t>1.6  正文中的编号</w:t>
      </w:r>
      <w:bookmarkEnd w:id="24"/>
      <w:bookmarkEnd w:id="25"/>
      <w:bookmarkEnd w:id="26"/>
    </w:p>
    <w:p>
      <w:pPr>
        <w:ind w:firstLine="480" w:firstLineChars="200"/>
      </w:pPr>
      <w:r>
        <w:rPr>
          <w:rFonts w:hint="eastAsia"/>
        </w:rPr>
        <w:t>正文中的图、表、附注、公式一律采用阿拉伯数字分章编号。</w:t>
      </w:r>
    </w:p>
    <w:p>
      <w:pPr>
        <w:ind w:firstLine="480" w:firstLineChars="200"/>
        <w:rPr>
          <w:highlight w:val="none"/>
        </w:rPr>
      </w:pPr>
      <w:r>
        <w:rPr>
          <w:rFonts w:hint="eastAsia"/>
        </w:rPr>
        <w:t>如图1.2，表2.3，附注4.5，式6.7等。如“图1.2”就是指本设计第1章的第2个图。文中参考文献采用阿拉伯数字根据全文统一编号，如</w:t>
      </w:r>
      <w:r>
        <w:rPr>
          <w:rFonts w:hint="eastAsia"/>
          <w:highlight w:val="none"/>
        </w:rPr>
        <w:t>文献</w:t>
      </w:r>
      <w:r>
        <w:rPr>
          <w:rFonts w:hint="eastAsia"/>
          <w:highlight w:val="none"/>
          <w:vertAlign w:val="superscript"/>
        </w:rPr>
        <w:t>[3]</w:t>
      </w:r>
      <w:r>
        <w:rPr>
          <w:rFonts w:hint="eastAsia"/>
          <w:highlight w:val="none"/>
        </w:rPr>
        <w:t>，文献</w:t>
      </w:r>
      <w:r>
        <w:rPr>
          <w:rFonts w:hint="eastAsia"/>
          <w:highlight w:val="none"/>
          <w:vertAlign w:val="superscript"/>
        </w:rPr>
        <w:t>[3,4]</w:t>
      </w:r>
      <w:r>
        <w:rPr>
          <w:rFonts w:hint="eastAsia"/>
          <w:highlight w:val="none"/>
        </w:rPr>
        <w:t>，文献</w:t>
      </w:r>
      <w:r>
        <w:rPr>
          <w:rFonts w:hint="eastAsia"/>
          <w:highlight w:val="none"/>
          <w:vertAlign w:val="superscript"/>
        </w:rPr>
        <w:t>[6-10]</w:t>
      </w:r>
      <w:r>
        <w:rPr>
          <w:rFonts w:hint="eastAsia"/>
          <w:highlight w:val="none"/>
        </w:rPr>
        <w:t>等，在正文中引用时用右上角标标出。附录中的图、表、附注、参考文献、公式另行编号，如图A1，表B2，附注B3，或文献</w:t>
      </w:r>
      <w:r>
        <w:rPr>
          <w:rFonts w:hint="eastAsia"/>
          <w:highlight w:val="none"/>
          <w:vertAlign w:val="superscript"/>
        </w:rPr>
        <w:t>[A3]</w:t>
      </w:r>
      <w:r>
        <w:rPr>
          <w:rFonts w:hint="eastAsia"/>
          <w:highlight w:val="none"/>
        </w:rPr>
        <w:t>。</w:t>
      </w:r>
    </w:p>
    <w:p>
      <w:pPr>
        <w:rPr>
          <w:highlight w:val="none"/>
        </w:rPr>
      </w:pPr>
    </w:p>
    <w:p/>
    <w:p>
      <w:pPr>
        <w:pStyle w:val="2"/>
        <w:jc w:val="center"/>
      </w:pPr>
      <w:r>
        <w:br w:type="page"/>
      </w:r>
      <w:bookmarkStart w:id="27" w:name="_Toc29355"/>
      <w:bookmarkStart w:id="28" w:name="_Toc26710259"/>
      <w:r>
        <w:rPr>
          <w:rFonts w:hint="eastAsia"/>
        </w:rPr>
        <w:t>第2章  图表及公式的格式说明</w:t>
      </w:r>
      <w:bookmarkEnd w:id="27"/>
      <w:bookmarkEnd w:id="28"/>
    </w:p>
    <w:p>
      <w:pPr>
        <w:pStyle w:val="3"/>
        <w:spacing w:before="120"/>
      </w:pPr>
      <w:bookmarkStart w:id="29" w:name="_Toc26710260"/>
      <w:bookmarkStart w:id="30" w:name="_Toc15783"/>
      <w:r>
        <w:rPr>
          <w:rFonts w:hint="eastAsia"/>
        </w:rPr>
        <w:t>2.1  图的格式说明</w:t>
      </w:r>
      <w:bookmarkEnd w:id="29"/>
      <w:bookmarkEnd w:id="30"/>
    </w:p>
    <w:p>
      <w:pPr>
        <w:pStyle w:val="4"/>
        <w:spacing w:before="120"/>
      </w:pPr>
      <w:bookmarkStart w:id="31" w:name="_Toc26710261"/>
      <w:bookmarkStart w:id="32" w:name="_Toc27626"/>
      <w:r>
        <w:rPr>
          <w:rFonts w:hint="eastAsia"/>
        </w:rPr>
        <w:t>2.1.1  图的格式示例</w:t>
      </w:r>
      <w:bookmarkEnd w:id="31"/>
      <w:bookmarkEnd w:id="32"/>
    </w:p>
    <w:p>
      <w:pPr>
        <w:ind w:firstLine="480" w:firstLineChars="200"/>
      </w:pPr>
      <w:r>
        <w:rPr>
          <w:rFonts w:hint="eastAsia"/>
        </w:rPr>
        <w:t>图在正文中的格式示例如图2.1所示。</w:t>
      </w:r>
    </w:p>
    <w:p/>
    <w:p>
      <w:pPr>
        <w:jc w:val="center"/>
        <w:rPr>
          <w:rFonts w:ascii="宋体" w:hAnsi="宋体"/>
          <w:sz w:val="21"/>
          <w:szCs w:val="21"/>
        </w:rPr>
      </w:pPr>
      <w:r>
        <w:drawing>
          <wp:inline distT="0" distB="0" distL="0" distR="0">
            <wp:extent cx="2242820" cy="288099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242820" cy="2880995"/>
                    </a:xfrm>
                    <a:prstGeom prst="rect">
                      <a:avLst/>
                    </a:prstGeom>
                    <a:noFill/>
                    <a:ln>
                      <a:noFill/>
                    </a:ln>
                  </pic:spPr>
                </pic:pic>
              </a:graphicData>
            </a:graphic>
          </wp:inline>
        </w:drawing>
      </w:r>
    </w:p>
    <w:p>
      <w:pPr>
        <w:jc w:val="center"/>
        <w:rPr>
          <w:rFonts w:ascii="宋体" w:hAnsi="宋体"/>
          <w:sz w:val="21"/>
          <w:szCs w:val="21"/>
        </w:rPr>
      </w:pPr>
      <w:r>
        <w:rPr>
          <w:rFonts w:hint="eastAsia" w:ascii="宋体" w:hAnsi="宋体"/>
          <w:sz w:val="21"/>
          <w:szCs w:val="21"/>
        </w:rPr>
        <w:t>图</w:t>
      </w:r>
      <w:r>
        <w:rPr>
          <w:sz w:val="21"/>
          <w:szCs w:val="21"/>
        </w:rPr>
        <w:t>2.1</w:t>
      </w:r>
      <w:r>
        <w:rPr>
          <w:rFonts w:hint="eastAsia" w:ascii="宋体" w:hAnsi="宋体"/>
          <w:sz w:val="21"/>
          <w:szCs w:val="21"/>
        </w:rPr>
        <w:t xml:space="preserve">  样式</w:t>
      </w:r>
    </w:p>
    <w:p>
      <w:pPr>
        <w:ind w:firstLine="480" w:firstLineChars="200"/>
      </w:pPr>
    </w:p>
    <w:p>
      <w:pPr>
        <w:ind w:firstLine="480" w:firstLineChars="200"/>
      </w:pPr>
      <w:r>
        <w:rPr>
          <w:rFonts w:hint="eastAsia"/>
        </w:rPr>
        <w:t>表、图序号后面，同样适当留空（汉字状态敲两次空格键）。</w:t>
      </w:r>
    </w:p>
    <w:p>
      <w:pPr>
        <w:ind w:firstLine="480" w:firstLineChars="200"/>
      </w:pPr>
      <w:r>
        <w:rPr>
          <w:rFonts w:hint="eastAsia"/>
        </w:rPr>
        <w:t>图2.1显示了论文模板中所定义的样式选择方法。使用鼠标选择相应的样式，对应的文字格式就发生相应改变。</w:t>
      </w:r>
    </w:p>
    <w:p>
      <w:pPr>
        <w:pStyle w:val="4"/>
        <w:spacing w:before="120"/>
      </w:pPr>
      <w:bookmarkStart w:id="33" w:name="_Toc26710262"/>
      <w:bookmarkStart w:id="34" w:name="_Toc17004"/>
      <w:r>
        <w:rPr>
          <w:rFonts w:hint="eastAsia"/>
        </w:rPr>
        <w:t>2.1.2  图的格式描述</w:t>
      </w:r>
      <w:bookmarkEnd w:id="33"/>
      <w:bookmarkEnd w:id="34"/>
    </w:p>
    <w:p>
      <w:pPr>
        <w:ind w:firstLine="480" w:firstLineChars="200"/>
      </w:pPr>
      <w:r>
        <w:rPr>
          <w:rFonts w:hint="eastAsia"/>
        </w:rPr>
        <w:t>（1） 图的绘制方法</w:t>
      </w:r>
    </w:p>
    <w:p>
      <w:pPr>
        <w:ind w:firstLine="480" w:firstLineChars="200"/>
      </w:pPr>
      <w:r>
        <w:rPr>
          <w:rFonts w:hint="eastAsia" w:ascii="宋体" w:hAnsi="宋体"/>
        </w:rPr>
        <w:t xml:space="preserve">① </w:t>
      </w:r>
      <w:r>
        <w:rPr>
          <w:rFonts w:hint="eastAsia"/>
        </w:rPr>
        <w:t>插图、照片应尽量通过扫描粘贴进本文。</w:t>
      </w:r>
    </w:p>
    <w:p>
      <w:pPr>
        <w:ind w:firstLine="480" w:firstLineChars="200"/>
      </w:pPr>
      <w:r>
        <w:rPr>
          <w:rFonts w:hint="eastAsia" w:ascii="宋体" w:hAnsi="宋体"/>
        </w:rPr>
        <w:t xml:space="preserve">② </w:t>
      </w:r>
      <w:r>
        <w:rPr>
          <w:rFonts w:hint="eastAsia"/>
        </w:rPr>
        <w:t>简单文字图可用WORD直接绘制，复杂的图考虑使用相应的图形绘制软件完成，提高图形表达质量。</w:t>
      </w:r>
    </w:p>
    <w:p>
      <w:pPr>
        <w:ind w:firstLine="480" w:firstLineChars="200"/>
      </w:pPr>
      <w:r>
        <w:rPr>
          <w:rFonts w:hint="eastAsia"/>
        </w:rPr>
        <w:t>（2） 图的位置</w:t>
      </w:r>
    </w:p>
    <w:p>
      <w:pPr>
        <w:ind w:firstLine="480" w:firstLineChars="200"/>
      </w:pPr>
      <w:r>
        <w:rPr>
          <w:rFonts w:hint="eastAsia" w:ascii="宋体" w:hAnsi="宋体"/>
        </w:rPr>
        <w:t xml:space="preserve">① </w:t>
      </w:r>
      <w:r>
        <w:rPr>
          <w:rFonts w:hint="eastAsia"/>
        </w:rPr>
        <w:t>图居中排列。</w:t>
      </w:r>
    </w:p>
    <w:p>
      <w:pPr>
        <w:ind w:firstLine="480" w:firstLineChars="200"/>
      </w:pPr>
      <w:r>
        <w:rPr>
          <w:rFonts w:hint="eastAsia"/>
        </w:rPr>
        <w:t>② 图与上文之间应留一空行。</w:t>
      </w:r>
    </w:p>
    <w:p>
      <w:pPr>
        <w:ind w:firstLine="480" w:firstLineChars="200"/>
      </w:pPr>
      <w:r>
        <w:rPr>
          <w:rFonts w:hint="eastAsia"/>
        </w:rPr>
        <w:t>③ 图中若有附注，一律用阿拉伯数字和右半圆括号按顺序编排，如注1），附注写在图的下方。</w:t>
      </w:r>
    </w:p>
    <w:p>
      <w:pPr>
        <w:ind w:firstLine="480" w:firstLineChars="200"/>
      </w:pPr>
      <w:r>
        <w:rPr>
          <w:rFonts w:hint="eastAsia"/>
        </w:rPr>
        <w:t>（3） 图的版式</w:t>
      </w:r>
    </w:p>
    <w:p>
      <w:pPr>
        <w:ind w:firstLine="480" w:firstLineChars="200"/>
      </w:pPr>
      <w:r>
        <w:rPr>
          <w:rFonts w:hint="eastAsia"/>
        </w:rPr>
        <w:t>① “设置图片格式”的“版式”为“上下型”或“嵌入型”，不得“浮于文字之上”。</w:t>
      </w:r>
    </w:p>
    <w:p>
      <w:pPr>
        <w:ind w:firstLine="480" w:firstLineChars="200"/>
      </w:pPr>
      <w:r>
        <w:rPr>
          <w:rFonts w:hint="eastAsia" w:ascii="宋体" w:hAnsi="宋体"/>
        </w:rPr>
        <w:t>②</w:t>
      </w:r>
      <w:r>
        <w:rPr>
          <w:rFonts w:hint="eastAsia"/>
        </w:rPr>
        <w:t xml:space="preserve"> 图的大小尽量以一页的页面为限，不要超限，一旦超限要加续图。</w:t>
      </w:r>
    </w:p>
    <w:p>
      <w:pPr>
        <w:ind w:firstLine="480" w:firstLineChars="200"/>
      </w:pPr>
      <w:r>
        <w:rPr>
          <w:rFonts w:hint="eastAsia"/>
        </w:rPr>
        <w:t>（4） 图名的写法</w:t>
      </w:r>
    </w:p>
    <w:p>
      <w:pPr>
        <w:ind w:firstLine="480" w:firstLineChars="200"/>
      </w:pPr>
      <w:r>
        <w:rPr>
          <w:rFonts w:hint="eastAsia" w:ascii="宋体" w:hAnsi="宋体"/>
        </w:rPr>
        <w:t>①</w:t>
      </w:r>
      <w:r>
        <w:rPr>
          <w:rFonts w:hint="eastAsia"/>
        </w:rPr>
        <w:t xml:space="preserve"> 图名居中并位于图下，编号应分章编号，如图2.1。</w:t>
      </w:r>
    </w:p>
    <w:p>
      <w:pPr>
        <w:ind w:firstLine="480" w:firstLineChars="200"/>
      </w:pPr>
      <w:r>
        <w:rPr>
          <w:rFonts w:hint="eastAsia"/>
        </w:rPr>
        <w:t>② 图名与下文留一空行。</w:t>
      </w:r>
    </w:p>
    <w:p>
      <w:pPr>
        <w:ind w:firstLine="480" w:firstLineChars="200"/>
      </w:pPr>
      <w:r>
        <w:rPr>
          <w:rFonts w:hint="eastAsia" w:ascii="宋体" w:hAnsi="宋体"/>
        </w:rPr>
        <w:t xml:space="preserve">③ </w:t>
      </w:r>
      <w:r>
        <w:rPr>
          <w:rFonts w:hint="eastAsia"/>
        </w:rPr>
        <w:t>图及其名称要放在同一页中，不能跨接两页。</w:t>
      </w:r>
    </w:p>
    <w:p>
      <w:pPr>
        <w:ind w:firstLine="480" w:firstLineChars="200"/>
        <w:rPr>
          <w:highlight w:val="none"/>
        </w:rPr>
      </w:pPr>
      <w:r>
        <w:rPr>
          <w:rFonts w:hint="eastAsia"/>
        </w:rPr>
        <w:t>④ 图内文字</w:t>
      </w:r>
      <w:r>
        <w:rPr>
          <w:rFonts w:hint="eastAsia"/>
          <w:highlight w:val="none"/>
        </w:rPr>
        <w:t>清晰、美观。</w:t>
      </w:r>
    </w:p>
    <w:p>
      <w:pPr>
        <w:ind w:firstLine="480" w:firstLineChars="200"/>
        <w:rPr>
          <w:highlight w:val="none"/>
        </w:rPr>
      </w:pPr>
      <w:r>
        <w:rPr>
          <w:rFonts w:hint="eastAsia"/>
          <w:highlight w:val="none"/>
        </w:rPr>
        <w:t>⑤ 图名设置为中文宋体，阿拉伯数字及西文Times New Roman，五号，居中。</w:t>
      </w:r>
    </w:p>
    <w:p>
      <w:pPr>
        <w:pStyle w:val="3"/>
        <w:spacing w:before="120"/>
      </w:pPr>
      <w:bookmarkStart w:id="35" w:name="_Toc26710263"/>
      <w:bookmarkStart w:id="36" w:name="_Toc11828"/>
      <w:r>
        <w:rPr>
          <w:rFonts w:hint="eastAsia"/>
        </w:rPr>
        <w:t>2.2  表的格式说明</w:t>
      </w:r>
      <w:bookmarkEnd w:id="35"/>
      <w:bookmarkEnd w:id="36"/>
    </w:p>
    <w:p>
      <w:pPr>
        <w:pStyle w:val="4"/>
        <w:spacing w:before="120"/>
      </w:pPr>
      <w:bookmarkStart w:id="37" w:name="_Toc26710264"/>
      <w:bookmarkStart w:id="38" w:name="_Toc9057"/>
      <w:r>
        <w:rPr>
          <w:rFonts w:hint="eastAsia"/>
        </w:rPr>
        <w:t>2.2.1  表的格式示例</w:t>
      </w:r>
      <w:bookmarkEnd w:id="37"/>
      <w:bookmarkEnd w:id="38"/>
    </w:p>
    <w:p>
      <w:pPr>
        <w:ind w:firstLine="480" w:firstLineChars="200"/>
      </w:pPr>
      <w:r>
        <w:rPr>
          <w:rFonts w:hint="eastAsia"/>
        </w:rPr>
        <w:t>表在正文中的常用格式如表2.1至表2.3所示，推荐使用三线表，顶线、底线0.75磅；栏目线0.5磅，请参考使用。</w:t>
      </w:r>
    </w:p>
    <w:p>
      <w:pPr>
        <w:ind w:firstLine="480" w:firstLineChars="200"/>
      </w:pPr>
      <w:r>
        <w:rPr>
          <w:rFonts w:hint="eastAsia"/>
        </w:rPr>
        <w:t>物流的概念和范围如表2.1表述。</w:t>
      </w:r>
    </w:p>
    <w:p>
      <w:pPr>
        <w:ind w:firstLine="480" w:firstLineChars="200"/>
      </w:pPr>
      <w:r>
        <w:rPr>
          <w:rFonts w:hint="eastAsia"/>
        </w:rPr>
        <w:t>表、图序号与后面文字同样应当适当留空（两次空格键）。</w:t>
      </w:r>
    </w:p>
    <w:p/>
    <w:p>
      <w:pPr>
        <w:pStyle w:val="21"/>
        <w:ind w:firstLine="0" w:firstLineChars="0"/>
        <w:rPr>
          <w:rFonts w:ascii="Times New Roman" w:hAnsi="Times New Roman"/>
          <w:lang w:eastAsia="zh-CN"/>
        </w:rPr>
      </w:pPr>
      <w:r>
        <w:rPr>
          <w:rFonts w:ascii="Times New Roman" w:hAnsi="Times New Roman"/>
        </w:rPr>
        <w:t>表2.1  物流的概念和范围</w:t>
      </w:r>
    </w:p>
    <w:tbl>
      <w:tblPr>
        <w:tblStyle w:val="15"/>
        <w:tblW w:w="0" w:type="auto"/>
        <w:jc w:val="center"/>
        <w:tblBorders>
          <w:top w:val="single" w:color="auto" w:sz="6" w:space="0"/>
          <w:left w:val="none" w:color="auto" w:sz="0" w:space="0"/>
          <w:bottom w:val="single" w:color="auto" w:sz="6"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396"/>
        <w:gridCol w:w="5596"/>
      </w:tblGrid>
      <w:tr>
        <w:tblPrEx>
          <w:tblBorders>
            <w:top w:val="single" w:color="auto" w:sz="6" w:space="0"/>
            <w:left w:val="none" w:color="auto" w:sz="0" w:space="0"/>
            <w:bottom w:val="single" w:color="auto" w:sz="6"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jc w:val="center"/>
        </w:trPr>
        <w:tc>
          <w:tcPr>
            <w:tcW w:w="1396" w:type="dxa"/>
            <w:tcBorders>
              <w:tl2br w:val="nil"/>
              <w:tr2bl w:val="nil"/>
            </w:tcBorders>
            <w:vAlign w:val="center"/>
          </w:tcPr>
          <w:p>
            <w:pPr>
              <w:spacing w:line="240" w:lineRule="auto"/>
              <w:jc w:val="center"/>
              <w:rPr>
                <w:sz w:val="21"/>
                <w:szCs w:val="21"/>
              </w:rPr>
            </w:pPr>
            <w:r>
              <w:rPr>
                <w:rFonts w:hint="eastAsia"/>
                <w:sz w:val="21"/>
                <w:szCs w:val="21"/>
              </w:rPr>
              <w:t>本质</w:t>
            </w:r>
          </w:p>
        </w:tc>
        <w:tc>
          <w:tcPr>
            <w:tcW w:w="5596" w:type="dxa"/>
            <w:tcBorders>
              <w:tl2br w:val="nil"/>
              <w:tr2bl w:val="nil"/>
            </w:tcBorders>
            <w:vAlign w:val="center"/>
          </w:tcPr>
          <w:p>
            <w:pPr>
              <w:spacing w:line="240" w:lineRule="auto"/>
              <w:ind w:left="-2" w:leftChars="-1"/>
              <w:jc w:val="center"/>
              <w:rPr>
                <w:sz w:val="21"/>
                <w:szCs w:val="21"/>
              </w:rPr>
            </w:pPr>
            <w:r>
              <w:rPr>
                <w:rFonts w:hint="eastAsia"/>
                <w:sz w:val="21"/>
                <w:szCs w:val="21"/>
              </w:rPr>
              <w:t>过程</w:t>
            </w:r>
          </w:p>
        </w:tc>
      </w:tr>
      <w:tr>
        <w:tblPrEx>
          <w:tblBorders>
            <w:top w:val="single" w:color="auto" w:sz="6" w:space="0"/>
            <w:left w:val="none" w:color="auto" w:sz="0" w:space="0"/>
            <w:bottom w:val="single" w:color="auto" w:sz="6"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jc w:val="center"/>
        </w:trPr>
        <w:tc>
          <w:tcPr>
            <w:tcW w:w="1396" w:type="dxa"/>
            <w:tcBorders>
              <w:bottom w:val="nil"/>
            </w:tcBorders>
            <w:vAlign w:val="center"/>
          </w:tcPr>
          <w:p>
            <w:pPr>
              <w:spacing w:line="240" w:lineRule="auto"/>
              <w:jc w:val="center"/>
              <w:rPr>
                <w:sz w:val="21"/>
                <w:szCs w:val="21"/>
              </w:rPr>
            </w:pPr>
            <w:r>
              <w:rPr>
                <w:rFonts w:hint="eastAsia"/>
                <w:sz w:val="21"/>
                <w:szCs w:val="21"/>
              </w:rPr>
              <w:t>途径或方法</w:t>
            </w:r>
          </w:p>
        </w:tc>
        <w:tc>
          <w:tcPr>
            <w:tcW w:w="5596" w:type="dxa"/>
            <w:tcBorders>
              <w:bottom w:val="nil"/>
            </w:tcBorders>
            <w:vAlign w:val="center"/>
          </w:tcPr>
          <w:p>
            <w:pPr>
              <w:spacing w:line="240" w:lineRule="auto"/>
              <w:jc w:val="center"/>
              <w:rPr>
                <w:sz w:val="21"/>
                <w:szCs w:val="21"/>
              </w:rPr>
            </w:pPr>
            <w:r>
              <w:rPr>
                <w:rFonts w:hint="eastAsia"/>
                <w:sz w:val="21"/>
                <w:szCs w:val="21"/>
              </w:rPr>
              <w:t>规划、实施、控制</w:t>
            </w:r>
          </w:p>
        </w:tc>
      </w:tr>
      <w:tr>
        <w:tblPrEx>
          <w:tblBorders>
            <w:top w:val="single" w:color="auto" w:sz="6" w:space="0"/>
            <w:left w:val="none" w:color="auto" w:sz="0" w:space="0"/>
            <w:bottom w:val="single" w:color="auto" w:sz="6"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jc w:val="center"/>
        </w:trPr>
        <w:tc>
          <w:tcPr>
            <w:tcW w:w="1396" w:type="dxa"/>
            <w:tcBorders>
              <w:top w:val="nil"/>
              <w:bottom w:val="nil"/>
            </w:tcBorders>
            <w:vAlign w:val="center"/>
          </w:tcPr>
          <w:p>
            <w:pPr>
              <w:spacing w:line="240" w:lineRule="auto"/>
              <w:jc w:val="center"/>
              <w:rPr>
                <w:sz w:val="21"/>
                <w:szCs w:val="21"/>
              </w:rPr>
            </w:pPr>
            <w:r>
              <w:rPr>
                <w:rFonts w:hint="eastAsia"/>
                <w:sz w:val="21"/>
                <w:szCs w:val="21"/>
              </w:rPr>
              <w:t>目标</w:t>
            </w:r>
          </w:p>
        </w:tc>
        <w:tc>
          <w:tcPr>
            <w:tcW w:w="5596" w:type="dxa"/>
            <w:tcBorders>
              <w:top w:val="nil"/>
              <w:bottom w:val="nil"/>
            </w:tcBorders>
            <w:vAlign w:val="center"/>
          </w:tcPr>
          <w:p>
            <w:pPr>
              <w:spacing w:line="240" w:lineRule="auto"/>
              <w:jc w:val="center"/>
              <w:rPr>
                <w:sz w:val="21"/>
                <w:szCs w:val="21"/>
              </w:rPr>
            </w:pPr>
            <w:r>
              <w:rPr>
                <w:rFonts w:hint="eastAsia"/>
                <w:sz w:val="21"/>
                <w:szCs w:val="21"/>
              </w:rPr>
              <w:t>效率、成本效益</w:t>
            </w:r>
          </w:p>
        </w:tc>
      </w:tr>
      <w:tr>
        <w:tblPrEx>
          <w:tblBorders>
            <w:top w:val="single" w:color="auto" w:sz="6" w:space="0"/>
            <w:left w:val="none" w:color="auto" w:sz="0" w:space="0"/>
            <w:bottom w:val="single" w:color="auto" w:sz="6"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jc w:val="center"/>
        </w:trPr>
        <w:tc>
          <w:tcPr>
            <w:tcW w:w="1396" w:type="dxa"/>
            <w:tcBorders>
              <w:top w:val="nil"/>
              <w:bottom w:val="nil"/>
            </w:tcBorders>
            <w:vAlign w:val="center"/>
          </w:tcPr>
          <w:p>
            <w:pPr>
              <w:spacing w:line="240" w:lineRule="auto"/>
              <w:jc w:val="center"/>
              <w:rPr>
                <w:sz w:val="21"/>
                <w:szCs w:val="21"/>
              </w:rPr>
            </w:pPr>
            <w:r>
              <w:rPr>
                <w:rFonts w:hint="eastAsia"/>
                <w:sz w:val="21"/>
                <w:szCs w:val="21"/>
              </w:rPr>
              <w:t>活动或作业</w:t>
            </w:r>
          </w:p>
        </w:tc>
        <w:tc>
          <w:tcPr>
            <w:tcW w:w="5596" w:type="dxa"/>
            <w:tcBorders>
              <w:top w:val="nil"/>
              <w:bottom w:val="nil"/>
            </w:tcBorders>
            <w:vAlign w:val="center"/>
          </w:tcPr>
          <w:p>
            <w:pPr>
              <w:spacing w:line="240" w:lineRule="auto"/>
              <w:jc w:val="center"/>
              <w:rPr>
                <w:sz w:val="21"/>
                <w:szCs w:val="21"/>
              </w:rPr>
            </w:pPr>
            <w:r>
              <w:rPr>
                <w:rFonts w:hint="eastAsia"/>
                <w:sz w:val="21"/>
                <w:szCs w:val="21"/>
              </w:rPr>
              <w:t>流动与储存</w:t>
            </w:r>
          </w:p>
        </w:tc>
      </w:tr>
      <w:tr>
        <w:tblPrEx>
          <w:tblBorders>
            <w:top w:val="single" w:color="auto" w:sz="6" w:space="0"/>
            <w:left w:val="none" w:color="auto" w:sz="0" w:space="0"/>
            <w:bottom w:val="single" w:color="auto" w:sz="6"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jc w:val="center"/>
        </w:trPr>
        <w:tc>
          <w:tcPr>
            <w:tcW w:w="1396" w:type="dxa"/>
            <w:tcBorders>
              <w:top w:val="nil"/>
              <w:bottom w:val="nil"/>
            </w:tcBorders>
            <w:vAlign w:val="center"/>
          </w:tcPr>
          <w:p>
            <w:pPr>
              <w:spacing w:line="240" w:lineRule="auto"/>
              <w:jc w:val="center"/>
              <w:rPr>
                <w:sz w:val="21"/>
                <w:szCs w:val="21"/>
              </w:rPr>
            </w:pPr>
            <w:r>
              <w:rPr>
                <w:rFonts w:hint="eastAsia"/>
                <w:sz w:val="21"/>
                <w:szCs w:val="21"/>
              </w:rPr>
              <w:t>处理对象</w:t>
            </w:r>
          </w:p>
        </w:tc>
        <w:tc>
          <w:tcPr>
            <w:tcW w:w="5596" w:type="dxa"/>
            <w:tcBorders>
              <w:top w:val="nil"/>
              <w:bottom w:val="nil"/>
            </w:tcBorders>
            <w:vAlign w:val="center"/>
          </w:tcPr>
          <w:p>
            <w:pPr>
              <w:spacing w:line="240" w:lineRule="auto"/>
              <w:jc w:val="center"/>
              <w:rPr>
                <w:sz w:val="21"/>
                <w:szCs w:val="21"/>
              </w:rPr>
            </w:pPr>
            <w:r>
              <w:rPr>
                <w:rFonts w:hint="eastAsia"/>
                <w:sz w:val="21"/>
                <w:szCs w:val="21"/>
              </w:rPr>
              <w:t>原材料、在制品、产成品、相关信息</w:t>
            </w:r>
          </w:p>
        </w:tc>
      </w:tr>
      <w:tr>
        <w:tblPrEx>
          <w:tblBorders>
            <w:top w:val="single" w:color="auto" w:sz="6" w:space="0"/>
            <w:left w:val="none" w:color="auto" w:sz="0" w:space="0"/>
            <w:bottom w:val="single" w:color="auto" w:sz="6"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jc w:val="center"/>
        </w:trPr>
        <w:tc>
          <w:tcPr>
            <w:tcW w:w="1396" w:type="dxa"/>
            <w:tcBorders>
              <w:top w:val="nil"/>
              <w:bottom w:val="nil"/>
            </w:tcBorders>
            <w:vAlign w:val="center"/>
          </w:tcPr>
          <w:p>
            <w:pPr>
              <w:spacing w:line="240" w:lineRule="auto"/>
              <w:jc w:val="center"/>
              <w:rPr>
                <w:sz w:val="21"/>
                <w:szCs w:val="21"/>
              </w:rPr>
            </w:pPr>
            <w:r>
              <w:rPr>
                <w:rFonts w:hint="eastAsia"/>
                <w:sz w:val="21"/>
                <w:szCs w:val="21"/>
              </w:rPr>
              <w:t>范围</w:t>
            </w:r>
          </w:p>
        </w:tc>
        <w:tc>
          <w:tcPr>
            <w:tcW w:w="5596" w:type="dxa"/>
            <w:tcBorders>
              <w:top w:val="nil"/>
              <w:bottom w:val="nil"/>
            </w:tcBorders>
            <w:vAlign w:val="center"/>
          </w:tcPr>
          <w:p>
            <w:pPr>
              <w:spacing w:line="240" w:lineRule="auto"/>
              <w:jc w:val="center"/>
              <w:rPr>
                <w:sz w:val="21"/>
                <w:szCs w:val="21"/>
              </w:rPr>
            </w:pPr>
            <w:r>
              <w:rPr>
                <w:rFonts w:hint="eastAsia"/>
                <w:sz w:val="21"/>
                <w:szCs w:val="21"/>
              </w:rPr>
              <w:t>从原点（供应商）到终点（最终顾客）</w:t>
            </w:r>
          </w:p>
        </w:tc>
      </w:tr>
      <w:tr>
        <w:tblPrEx>
          <w:tblBorders>
            <w:top w:val="single" w:color="auto" w:sz="6" w:space="0"/>
            <w:left w:val="none" w:color="auto" w:sz="0" w:space="0"/>
            <w:bottom w:val="single" w:color="auto" w:sz="6"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jc w:val="center"/>
        </w:trPr>
        <w:tc>
          <w:tcPr>
            <w:tcW w:w="1396" w:type="dxa"/>
            <w:tcBorders>
              <w:top w:val="nil"/>
            </w:tcBorders>
            <w:vAlign w:val="center"/>
          </w:tcPr>
          <w:p>
            <w:pPr>
              <w:spacing w:line="240" w:lineRule="auto"/>
              <w:jc w:val="center"/>
              <w:rPr>
                <w:sz w:val="21"/>
                <w:szCs w:val="21"/>
              </w:rPr>
            </w:pPr>
            <w:r>
              <w:rPr>
                <w:rFonts w:hint="eastAsia"/>
                <w:sz w:val="21"/>
                <w:szCs w:val="21"/>
              </w:rPr>
              <w:t>目的或目标</w:t>
            </w:r>
          </w:p>
        </w:tc>
        <w:tc>
          <w:tcPr>
            <w:tcW w:w="5596" w:type="dxa"/>
            <w:tcBorders>
              <w:top w:val="nil"/>
            </w:tcBorders>
            <w:vAlign w:val="center"/>
          </w:tcPr>
          <w:p>
            <w:pPr>
              <w:spacing w:line="240" w:lineRule="auto"/>
              <w:jc w:val="center"/>
              <w:rPr>
                <w:sz w:val="21"/>
                <w:szCs w:val="21"/>
              </w:rPr>
            </w:pPr>
            <w:r>
              <w:rPr>
                <w:rFonts w:hint="eastAsia"/>
                <w:sz w:val="21"/>
                <w:szCs w:val="21"/>
              </w:rPr>
              <w:t>适应顾客的需求（产品、功能、数量、质量、时间、价格）</w:t>
            </w:r>
          </w:p>
        </w:tc>
      </w:tr>
    </w:tbl>
    <w:p/>
    <w:p>
      <w:pPr>
        <w:pStyle w:val="30"/>
        <w:rPr>
          <w:lang w:eastAsia="zh-CN"/>
        </w:rPr>
      </w:pPr>
      <w:r>
        <w:rPr>
          <w:rFonts w:hint="eastAsia"/>
          <w:lang w:eastAsia="zh-CN"/>
        </w:rPr>
        <w:t>美国广义物流后（勤）协会给出的定义如下：“为了符合顾客的要求，从原点到消费点对原材料、在制品、产成品与相关信息的流动和储存的效率成本效益进行规划、实施和控制的过程”。由此可见，物流不是作为一种具体技术和方法来研究的，而是一个过程或管理。</w:t>
      </w:r>
    </w:p>
    <w:p>
      <w:pPr>
        <w:pStyle w:val="30"/>
        <w:rPr>
          <w:lang w:eastAsia="zh-CN"/>
        </w:rPr>
      </w:pPr>
    </w:p>
    <w:p>
      <w:pPr>
        <w:pStyle w:val="21"/>
        <w:ind w:firstLine="0" w:firstLineChars="0"/>
        <w:rPr>
          <w:rFonts w:ascii="Times New Roman" w:hAnsi="Times New Roman"/>
          <w:lang w:eastAsia="zh-CN"/>
        </w:rPr>
      </w:pPr>
      <w:r>
        <w:rPr>
          <w:rFonts w:ascii="Times New Roman" w:hAnsi="Times New Roman"/>
        </w:rPr>
        <w:t>表2.2  统计表</w:t>
      </w:r>
    </w:p>
    <w:tbl>
      <w:tblPr>
        <w:tblStyle w:val="1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3"/>
        <w:gridCol w:w="1383"/>
        <w:gridCol w:w="1383"/>
        <w:gridCol w:w="1383"/>
        <w:gridCol w:w="138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tcBorders>
              <w:top w:val="single" w:color="auto" w:sz="4" w:space="0"/>
              <w:bottom w:val="single" w:color="auto" w:sz="4" w:space="0"/>
              <w:right w:val="nil"/>
            </w:tcBorders>
            <w:vAlign w:val="center"/>
          </w:tcPr>
          <w:p>
            <w:pPr>
              <w:spacing w:line="240" w:lineRule="auto"/>
              <w:jc w:val="center"/>
              <w:rPr>
                <w:rFonts w:ascii="宋体" w:hAnsi="宋体"/>
                <w:sz w:val="21"/>
              </w:rPr>
            </w:pPr>
            <w:r>
              <w:rPr>
                <w:rFonts w:hint="eastAsia" w:ascii="宋体" w:hAnsi="宋体"/>
                <w:sz w:val="21"/>
              </w:rPr>
              <w:t>产品</w:t>
            </w:r>
          </w:p>
        </w:tc>
        <w:tc>
          <w:tcPr>
            <w:tcW w:w="1383" w:type="dxa"/>
            <w:tcBorders>
              <w:top w:val="single" w:color="auto" w:sz="4" w:space="0"/>
              <w:left w:val="nil"/>
              <w:bottom w:val="single" w:color="auto" w:sz="4" w:space="0"/>
              <w:right w:val="nil"/>
            </w:tcBorders>
            <w:vAlign w:val="center"/>
          </w:tcPr>
          <w:p>
            <w:pPr>
              <w:spacing w:line="240" w:lineRule="auto"/>
              <w:jc w:val="center"/>
              <w:rPr>
                <w:rFonts w:ascii="宋体" w:hAnsi="宋体"/>
                <w:sz w:val="21"/>
              </w:rPr>
            </w:pPr>
            <w:r>
              <w:rPr>
                <w:rFonts w:hint="eastAsia" w:ascii="宋体" w:hAnsi="宋体"/>
                <w:sz w:val="21"/>
              </w:rPr>
              <w:t>产量</w:t>
            </w:r>
          </w:p>
        </w:tc>
        <w:tc>
          <w:tcPr>
            <w:tcW w:w="1383" w:type="dxa"/>
            <w:tcBorders>
              <w:top w:val="single" w:color="auto" w:sz="4" w:space="0"/>
              <w:left w:val="nil"/>
              <w:bottom w:val="single" w:color="auto" w:sz="4" w:space="0"/>
              <w:right w:val="nil"/>
            </w:tcBorders>
            <w:vAlign w:val="center"/>
          </w:tcPr>
          <w:p>
            <w:pPr>
              <w:spacing w:line="240" w:lineRule="auto"/>
              <w:jc w:val="center"/>
              <w:rPr>
                <w:rFonts w:ascii="宋体" w:hAnsi="宋体"/>
                <w:sz w:val="21"/>
              </w:rPr>
            </w:pPr>
            <w:r>
              <w:rPr>
                <w:rFonts w:hint="eastAsia" w:ascii="宋体" w:hAnsi="宋体"/>
                <w:sz w:val="21"/>
              </w:rPr>
              <w:t>销量</w:t>
            </w:r>
          </w:p>
        </w:tc>
        <w:tc>
          <w:tcPr>
            <w:tcW w:w="1383" w:type="dxa"/>
            <w:tcBorders>
              <w:top w:val="single" w:color="auto" w:sz="4" w:space="0"/>
              <w:left w:val="nil"/>
              <w:bottom w:val="single" w:color="auto" w:sz="4" w:space="0"/>
              <w:right w:val="nil"/>
            </w:tcBorders>
            <w:vAlign w:val="center"/>
          </w:tcPr>
          <w:p>
            <w:pPr>
              <w:spacing w:line="240" w:lineRule="auto"/>
              <w:jc w:val="center"/>
              <w:rPr>
                <w:rFonts w:ascii="宋体" w:hAnsi="宋体"/>
                <w:sz w:val="21"/>
              </w:rPr>
            </w:pPr>
            <w:r>
              <w:rPr>
                <w:rFonts w:hint="eastAsia" w:ascii="宋体" w:hAnsi="宋体"/>
                <w:sz w:val="21"/>
              </w:rPr>
              <w:t>产值</w:t>
            </w:r>
          </w:p>
        </w:tc>
        <w:tc>
          <w:tcPr>
            <w:tcW w:w="1383" w:type="dxa"/>
            <w:tcBorders>
              <w:top w:val="single" w:color="auto" w:sz="4" w:space="0"/>
              <w:left w:val="nil"/>
              <w:bottom w:val="single" w:color="auto" w:sz="4" w:space="0"/>
            </w:tcBorders>
            <w:vAlign w:val="center"/>
          </w:tcPr>
          <w:p>
            <w:pPr>
              <w:spacing w:line="240" w:lineRule="auto"/>
              <w:jc w:val="center"/>
              <w:rPr>
                <w:rFonts w:ascii="宋体" w:hAnsi="宋体"/>
                <w:sz w:val="21"/>
              </w:rPr>
            </w:pPr>
            <w:r>
              <w:rPr>
                <w:rFonts w:hint="eastAsia" w:ascii="宋体" w:hAnsi="宋体"/>
                <w:sz w:val="21"/>
              </w:rPr>
              <w:t>比重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tcBorders>
              <w:top w:val="single" w:color="auto" w:sz="4" w:space="0"/>
            </w:tcBorders>
            <w:vAlign w:val="center"/>
          </w:tcPr>
          <w:p>
            <w:pPr>
              <w:spacing w:line="240" w:lineRule="auto"/>
              <w:jc w:val="center"/>
              <w:rPr>
                <w:rFonts w:ascii="宋体" w:hAnsi="宋体"/>
                <w:sz w:val="21"/>
              </w:rPr>
            </w:pPr>
            <w:r>
              <w:rPr>
                <w:rFonts w:hint="eastAsia" w:ascii="宋体" w:hAnsi="宋体"/>
                <w:sz w:val="21"/>
              </w:rPr>
              <w:t>手机</w:t>
            </w:r>
          </w:p>
        </w:tc>
        <w:tc>
          <w:tcPr>
            <w:tcW w:w="1383" w:type="dxa"/>
            <w:tcBorders>
              <w:top w:val="single" w:color="auto" w:sz="4" w:space="0"/>
            </w:tcBorders>
            <w:vAlign w:val="center"/>
          </w:tcPr>
          <w:p>
            <w:pPr>
              <w:spacing w:line="240" w:lineRule="auto"/>
              <w:jc w:val="center"/>
              <w:rPr>
                <w:rFonts w:ascii="宋体" w:hAnsi="宋体"/>
                <w:sz w:val="21"/>
              </w:rPr>
            </w:pPr>
            <w:r>
              <w:rPr>
                <w:rFonts w:hint="eastAsia" w:ascii="宋体" w:hAnsi="宋体"/>
                <w:sz w:val="21"/>
              </w:rPr>
              <w:t>11000</w:t>
            </w:r>
          </w:p>
        </w:tc>
        <w:tc>
          <w:tcPr>
            <w:tcW w:w="1383" w:type="dxa"/>
            <w:tcBorders>
              <w:top w:val="single" w:color="auto" w:sz="4" w:space="0"/>
            </w:tcBorders>
            <w:vAlign w:val="center"/>
          </w:tcPr>
          <w:p>
            <w:pPr>
              <w:spacing w:line="240" w:lineRule="auto"/>
              <w:jc w:val="center"/>
              <w:rPr>
                <w:rFonts w:ascii="宋体" w:hAnsi="宋体"/>
                <w:sz w:val="21"/>
              </w:rPr>
            </w:pPr>
            <w:r>
              <w:rPr>
                <w:rFonts w:hint="eastAsia" w:ascii="宋体" w:hAnsi="宋体"/>
                <w:sz w:val="21"/>
              </w:rPr>
              <w:t>10000</w:t>
            </w:r>
          </w:p>
        </w:tc>
        <w:tc>
          <w:tcPr>
            <w:tcW w:w="1383" w:type="dxa"/>
            <w:tcBorders>
              <w:top w:val="single" w:color="auto" w:sz="4" w:space="0"/>
            </w:tcBorders>
            <w:vAlign w:val="center"/>
          </w:tcPr>
          <w:p>
            <w:pPr>
              <w:spacing w:line="240" w:lineRule="auto"/>
              <w:jc w:val="center"/>
              <w:rPr>
                <w:rFonts w:ascii="宋体" w:hAnsi="宋体"/>
                <w:sz w:val="21"/>
              </w:rPr>
            </w:pPr>
            <w:r>
              <w:rPr>
                <w:rFonts w:hint="eastAsia" w:ascii="宋体" w:hAnsi="宋体"/>
                <w:sz w:val="21"/>
              </w:rPr>
              <w:t>500</w:t>
            </w:r>
          </w:p>
        </w:tc>
        <w:tc>
          <w:tcPr>
            <w:tcW w:w="1383" w:type="dxa"/>
            <w:tcBorders>
              <w:top w:val="single" w:color="auto" w:sz="4" w:space="0"/>
            </w:tcBorders>
            <w:vAlign w:val="center"/>
          </w:tcPr>
          <w:p>
            <w:pPr>
              <w:spacing w:line="240" w:lineRule="auto"/>
              <w:jc w:val="center"/>
              <w:rPr>
                <w:rFonts w:ascii="宋体" w:hAnsi="宋体"/>
                <w:sz w:val="21"/>
              </w:rPr>
            </w:pPr>
            <w:r>
              <w:rPr>
                <w:rFonts w:hint="eastAsia" w:ascii="宋体" w:hAnsi="宋体"/>
                <w:sz w:val="21"/>
              </w:rPr>
              <w:t>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vAlign w:val="center"/>
          </w:tcPr>
          <w:p>
            <w:pPr>
              <w:spacing w:line="240" w:lineRule="auto"/>
              <w:jc w:val="center"/>
              <w:rPr>
                <w:rFonts w:ascii="宋体" w:hAnsi="宋体"/>
                <w:sz w:val="21"/>
              </w:rPr>
            </w:pPr>
            <w:r>
              <w:rPr>
                <w:rFonts w:hint="eastAsia" w:ascii="宋体" w:hAnsi="宋体"/>
                <w:sz w:val="21"/>
              </w:rPr>
              <w:t>电视机</w:t>
            </w:r>
          </w:p>
        </w:tc>
        <w:tc>
          <w:tcPr>
            <w:tcW w:w="1383" w:type="dxa"/>
            <w:vAlign w:val="center"/>
          </w:tcPr>
          <w:p>
            <w:pPr>
              <w:spacing w:line="240" w:lineRule="auto"/>
              <w:jc w:val="center"/>
              <w:rPr>
                <w:rFonts w:ascii="宋体" w:hAnsi="宋体"/>
                <w:sz w:val="21"/>
              </w:rPr>
            </w:pPr>
            <w:r>
              <w:rPr>
                <w:rFonts w:hint="eastAsia" w:ascii="宋体" w:hAnsi="宋体"/>
                <w:sz w:val="21"/>
              </w:rPr>
              <w:t>5500</w:t>
            </w:r>
          </w:p>
        </w:tc>
        <w:tc>
          <w:tcPr>
            <w:tcW w:w="1383" w:type="dxa"/>
            <w:vAlign w:val="center"/>
          </w:tcPr>
          <w:p>
            <w:pPr>
              <w:spacing w:line="240" w:lineRule="auto"/>
              <w:jc w:val="center"/>
              <w:rPr>
                <w:rFonts w:ascii="宋体" w:hAnsi="宋体"/>
                <w:sz w:val="21"/>
              </w:rPr>
            </w:pPr>
            <w:r>
              <w:rPr>
                <w:rFonts w:hint="eastAsia" w:ascii="宋体" w:hAnsi="宋体"/>
                <w:sz w:val="21"/>
              </w:rPr>
              <w:t>5000</w:t>
            </w:r>
          </w:p>
        </w:tc>
        <w:tc>
          <w:tcPr>
            <w:tcW w:w="1383" w:type="dxa"/>
            <w:vAlign w:val="center"/>
          </w:tcPr>
          <w:p>
            <w:pPr>
              <w:spacing w:line="240" w:lineRule="auto"/>
              <w:jc w:val="center"/>
              <w:rPr>
                <w:rFonts w:ascii="宋体" w:hAnsi="宋体"/>
                <w:sz w:val="21"/>
              </w:rPr>
            </w:pPr>
            <w:r>
              <w:rPr>
                <w:rFonts w:hint="eastAsia" w:ascii="宋体" w:hAnsi="宋体"/>
                <w:sz w:val="21"/>
              </w:rPr>
              <w:t>220</w:t>
            </w:r>
          </w:p>
        </w:tc>
        <w:tc>
          <w:tcPr>
            <w:tcW w:w="1383" w:type="dxa"/>
            <w:vAlign w:val="center"/>
          </w:tcPr>
          <w:p>
            <w:pPr>
              <w:spacing w:line="240" w:lineRule="auto"/>
              <w:jc w:val="center"/>
              <w:rPr>
                <w:rFonts w:ascii="宋体" w:hAnsi="宋体"/>
                <w:sz w:val="21"/>
              </w:rPr>
            </w:pPr>
            <w:r>
              <w:rPr>
                <w:rFonts w:hint="eastAsia" w:ascii="宋体" w:hAnsi="宋体"/>
                <w:sz w:val="21"/>
              </w:rPr>
              <w:t>22%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tcBorders>
              <w:bottom w:val="nil"/>
            </w:tcBorders>
            <w:vAlign w:val="center"/>
          </w:tcPr>
          <w:p>
            <w:pPr>
              <w:spacing w:line="240" w:lineRule="auto"/>
              <w:jc w:val="center"/>
              <w:rPr>
                <w:rFonts w:ascii="宋体" w:hAnsi="宋体"/>
                <w:sz w:val="21"/>
              </w:rPr>
            </w:pPr>
            <w:r>
              <w:rPr>
                <w:rFonts w:hint="eastAsia" w:ascii="宋体" w:hAnsi="宋体"/>
                <w:sz w:val="21"/>
              </w:rPr>
              <w:t>计算机</w:t>
            </w:r>
          </w:p>
        </w:tc>
        <w:tc>
          <w:tcPr>
            <w:tcW w:w="1383" w:type="dxa"/>
            <w:tcBorders>
              <w:bottom w:val="nil"/>
            </w:tcBorders>
            <w:vAlign w:val="center"/>
          </w:tcPr>
          <w:p>
            <w:pPr>
              <w:spacing w:line="240" w:lineRule="auto"/>
              <w:jc w:val="center"/>
              <w:rPr>
                <w:rFonts w:ascii="宋体" w:hAnsi="宋体"/>
                <w:sz w:val="21"/>
              </w:rPr>
            </w:pPr>
            <w:r>
              <w:rPr>
                <w:rFonts w:hint="eastAsia" w:ascii="宋体" w:hAnsi="宋体"/>
                <w:sz w:val="21"/>
              </w:rPr>
              <w:t>1100</w:t>
            </w:r>
          </w:p>
        </w:tc>
        <w:tc>
          <w:tcPr>
            <w:tcW w:w="1383" w:type="dxa"/>
            <w:tcBorders>
              <w:bottom w:val="nil"/>
            </w:tcBorders>
            <w:vAlign w:val="center"/>
          </w:tcPr>
          <w:p>
            <w:pPr>
              <w:spacing w:line="240" w:lineRule="auto"/>
              <w:jc w:val="center"/>
              <w:rPr>
                <w:rFonts w:ascii="宋体" w:hAnsi="宋体"/>
                <w:sz w:val="21"/>
              </w:rPr>
            </w:pPr>
            <w:r>
              <w:rPr>
                <w:rFonts w:hint="eastAsia" w:ascii="宋体" w:hAnsi="宋体"/>
                <w:sz w:val="21"/>
              </w:rPr>
              <w:t>1000</w:t>
            </w:r>
          </w:p>
        </w:tc>
        <w:tc>
          <w:tcPr>
            <w:tcW w:w="1383" w:type="dxa"/>
            <w:tcBorders>
              <w:bottom w:val="nil"/>
            </w:tcBorders>
            <w:vAlign w:val="center"/>
          </w:tcPr>
          <w:p>
            <w:pPr>
              <w:spacing w:line="240" w:lineRule="auto"/>
              <w:jc w:val="center"/>
              <w:rPr>
                <w:rFonts w:ascii="宋体" w:hAnsi="宋体"/>
                <w:sz w:val="21"/>
              </w:rPr>
            </w:pPr>
            <w:r>
              <w:rPr>
                <w:rFonts w:hint="eastAsia" w:ascii="宋体" w:hAnsi="宋体"/>
                <w:sz w:val="21"/>
              </w:rPr>
              <w:t>280</w:t>
            </w:r>
          </w:p>
        </w:tc>
        <w:tc>
          <w:tcPr>
            <w:tcW w:w="1383" w:type="dxa"/>
            <w:tcBorders>
              <w:bottom w:val="nil"/>
            </w:tcBorders>
            <w:vAlign w:val="center"/>
          </w:tcPr>
          <w:p>
            <w:pPr>
              <w:spacing w:line="240" w:lineRule="auto"/>
              <w:jc w:val="center"/>
              <w:rPr>
                <w:rFonts w:ascii="宋体" w:hAnsi="宋体"/>
                <w:sz w:val="21"/>
              </w:rPr>
            </w:pPr>
            <w:r>
              <w:rPr>
                <w:rFonts w:hint="eastAsia" w:ascii="宋体" w:hAnsi="宋体"/>
                <w:sz w:val="21"/>
              </w:rPr>
              <w:t>28%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3" w:type="dxa"/>
            <w:tcBorders>
              <w:top w:val="nil"/>
              <w:bottom w:val="single" w:color="auto" w:sz="4" w:space="0"/>
            </w:tcBorders>
            <w:vAlign w:val="center"/>
          </w:tcPr>
          <w:p>
            <w:pPr>
              <w:spacing w:line="240" w:lineRule="auto"/>
              <w:jc w:val="center"/>
              <w:rPr>
                <w:rFonts w:ascii="宋体" w:hAnsi="宋体"/>
                <w:sz w:val="21"/>
              </w:rPr>
            </w:pPr>
            <w:r>
              <w:rPr>
                <w:rFonts w:hint="eastAsia" w:ascii="宋体" w:hAnsi="宋体"/>
                <w:sz w:val="21"/>
              </w:rPr>
              <w:t>合计</w:t>
            </w:r>
          </w:p>
        </w:tc>
        <w:tc>
          <w:tcPr>
            <w:tcW w:w="1383" w:type="dxa"/>
            <w:tcBorders>
              <w:top w:val="nil"/>
              <w:bottom w:val="single" w:color="auto" w:sz="4" w:space="0"/>
            </w:tcBorders>
            <w:vAlign w:val="center"/>
          </w:tcPr>
          <w:p>
            <w:pPr>
              <w:spacing w:line="240" w:lineRule="auto"/>
              <w:jc w:val="center"/>
              <w:rPr>
                <w:rFonts w:ascii="宋体" w:hAnsi="宋体"/>
                <w:sz w:val="21"/>
              </w:rPr>
            </w:pPr>
            <w:r>
              <w:rPr>
                <w:rFonts w:hint="eastAsia" w:ascii="宋体" w:hAnsi="宋体"/>
                <w:sz w:val="21"/>
              </w:rPr>
              <w:t>17600</w:t>
            </w:r>
          </w:p>
        </w:tc>
        <w:tc>
          <w:tcPr>
            <w:tcW w:w="1383" w:type="dxa"/>
            <w:tcBorders>
              <w:top w:val="nil"/>
              <w:bottom w:val="single" w:color="auto" w:sz="4" w:space="0"/>
            </w:tcBorders>
            <w:vAlign w:val="center"/>
          </w:tcPr>
          <w:p>
            <w:pPr>
              <w:spacing w:line="240" w:lineRule="auto"/>
              <w:jc w:val="center"/>
              <w:rPr>
                <w:rFonts w:ascii="宋体" w:hAnsi="宋体"/>
                <w:sz w:val="21"/>
              </w:rPr>
            </w:pPr>
            <w:r>
              <w:rPr>
                <w:rFonts w:hint="eastAsia" w:ascii="宋体" w:hAnsi="宋体"/>
                <w:sz w:val="21"/>
              </w:rPr>
              <w:t>16000</w:t>
            </w:r>
          </w:p>
        </w:tc>
        <w:tc>
          <w:tcPr>
            <w:tcW w:w="1383" w:type="dxa"/>
            <w:tcBorders>
              <w:top w:val="nil"/>
              <w:bottom w:val="single" w:color="auto" w:sz="4" w:space="0"/>
            </w:tcBorders>
            <w:vAlign w:val="center"/>
          </w:tcPr>
          <w:p>
            <w:pPr>
              <w:spacing w:line="240" w:lineRule="auto"/>
              <w:jc w:val="center"/>
              <w:rPr>
                <w:rFonts w:ascii="宋体" w:hAnsi="宋体"/>
                <w:sz w:val="21"/>
              </w:rPr>
            </w:pPr>
            <w:r>
              <w:rPr>
                <w:rFonts w:hint="eastAsia" w:ascii="宋体" w:hAnsi="宋体"/>
                <w:sz w:val="21"/>
              </w:rPr>
              <w:t>1000</w:t>
            </w:r>
          </w:p>
        </w:tc>
        <w:tc>
          <w:tcPr>
            <w:tcW w:w="1383" w:type="dxa"/>
            <w:tcBorders>
              <w:top w:val="nil"/>
              <w:bottom w:val="single" w:color="auto" w:sz="4" w:space="0"/>
            </w:tcBorders>
            <w:vAlign w:val="center"/>
          </w:tcPr>
          <w:p>
            <w:pPr>
              <w:spacing w:line="240" w:lineRule="auto"/>
              <w:jc w:val="center"/>
              <w:rPr>
                <w:rFonts w:ascii="宋体" w:hAnsi="宋体"/>
                <w:sz w:val="21"/>
              </w:rPr>
            </w:pPr>
            <w:r>
              <w:rPr>
                <w:rFonts w:hint="eastAsia" w:ascii="宋体" w:hAnsi="宋体"/>
                <w:sz w:val="21"/>
              </w:rPr>
              <w:t>100%</w:t>
            </w:r>
          </w:p>
        </w:tc>
      </w:tr>
    </w:tbl>
    <w:p/>
    <w:p>
      <w:pPr>
        <w:pStyle w:val="28"/>
        <w:ind w:firstLine="0" w:firstLineChars="0"/>
      </w:pPr>
      <w:r>
        <w:t>表2.3  分栏表</w:t>
      </w:r>
    </w:p>
    <w:tbl>
      <w:tblPr>
        <w:tblStyle w:val="1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6"/>
        <w:gridCol w:w="1386"/>
        <w:gridCol w:w="1386"/>
        <w:gridCol w:w="1386"/>
        <w:gridCol w:w="138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tcBorders>
              <w:bottom w:val="single" w:color="auto" w:sz="4" w:space="0"/>
              <w:right w:val="nil"/>
            </w:tcBorders>
            <w:vAlign w:val="center"/>
          </w:tcPr>
          <w:p>
            <w:pPr>
              <w:spacing w:line="240" w:lineRule="auto"/>
              <w:jc w:val="center"/>
              <w:rPr>
                <w:rFonts w:ascii="宋体" w:hAnsi="宋体"/>
                <w:sz w:val="21"/>
              </w:rPr>
            </w:pPr>
            <w:r>
              <w:rPr>
                <w:rFonts w:hint="eastAsia" w:ascii="宋体" w:hAnsi="宋体"/>
                <w:sz w:val="21"/>
              </w:rPr>
              <w:t>年度</w:t>
            </w:r>
          </w:p>
        </w:tc>
        <w:tc>
          <w:tcPr>
            <w:tcW w:w="1386" w:type="dxa"/>
            <w:tcBorders>
              <w:top w:val="single" w:color="auto" w:sz="4" w:space="0"/>
              <w:left w:val="nil"/>
              <w:bottom w:val="single" w:color="auto" w:sz="4" w:space="0"/>
            </w:tcBorders>
            <w:vAlign w:val="center"/>
          </w:tcPr>
          <w:p>
            <w:pPr>
              <w:spacing w:line="240" w:lineRule="auto"/>
              <w:jc w:val="center"/>
              <w:rPr>
                <w:rFonts w:ascii="宋体" w:hAnsi="宋体"/>
                <w:sz w:val="21"/>
              </w:rPr>
            </w:pPr>
            <w:r>
              <w:rPr>
                <w:rFonts w:hint="eastAsia" w:ascii="宋体" w:hAnsi="宋体"/>
                <w:sz w:val="21"/>
              </w:rPr>
              <w:t>产品</w:t>
            </w:r>
          </w:p>
        </w:tc>
        <w:tc>
          <w:tcPr>
            <w:tcW w:w="1386" w:type="dxa"/>
            <w:tcBorders>
              <w:bottom w:val="single" w:color="auto" w:sz="4" w:space="0"/>
            </w:tcBorders>
            <w:vAlign w:val="center"/>
          </w:tcPr>
          <w:p>
            <w:pPr>
              <w:spacing w:line="240" w:lineRule="auto"/>
              <w:jc w:val="center"/>
              <w:rPr>
                <w:rFonts w:ascii="宋体" w:hAnsi="宋体"/>
                <w:sz w:val="21"/>
              </w:rPr>
            </w:pPr>
            <w:r>
              <w:rPr>
                <w:rFonts w:hint="eastAsia" w:ascii="宋体" w:hAnsi="宋体"/>
                <w:sz w:val="21"/>
              </w:rPr>
              <w:t>产量</w:t>
            </w:r>
          </w:p>
        </w:tc>
        <w:tc>
          <w:tcPr>
            <w:tcW w:w="1386" w:type="dxa"/>
            <w:tcBorders>
              <w:bottom w:val="single" w:color="auto" w:sz="4" w:space="0"/>
            </w:tcBorders>
            <w:vAlign w:val="center"/>
          </w:tcPr>
          <w:p>
            <w:pPr>
              <w:spacing w:line="240" w:lineRule="auto"/>
              <w:jc w:val="center"/>
              <w:rPr>
                <w:rFonts w:ascii="宋体" w:hAnsi="宋体"/>
                <w:sz w:val="21"/>
              </w:rPr>
            </w:pPr>
            <w:r>
              <w:rPr>
                <w:rFonts w:hint="eastAsia" w:ascii="宋体" w:hAnsi="宋体"/>
                <w:sz w:val="21"/>
              </w:rPr>
              <w:t>销量</w:t>
            </w:r>
          </w:p>
        </w:tc>
        <w:tc>
          <w:tcPr>
            <w:tcW w:w="1386" w:type="dxa"/>
            <w:tcBorders>
              <w:bottom w:val="single" w:color="auto" w:sz="4" w:space="0"/>
            </w:tcBorders>
            <w:vAlign w:val="center"/>
          </w:tcPr>
          <w:p>
            <w:pPr>
              <w:spacing w:line="240" w:lineRule="auto"/>
              <w:jc w:val="center"/>
              <w:rPr>
                <w:rFonts w:ascii="宋体" w:hAnsi="宋体"/>
                <w:sz w:val="21"/>
              </w:rPr>
            </w:pPr>
            <w:r>
              <w:rPr>
                <w:rFonts w:hint="eastAsia" w:ascii="宋体" w:hAnsi="宋体"/>
                <w:sz w:val="21"/>
              </w:rPr>
              <w:t>产值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vMerge w:val="restart"/>
            <w:tcBorders>
              <w:top w:val="single" w:color="auto" w:sz="4" w:space="0"/>
              <w:right w:val="nil"/>
            </w:tcBorders>
            <w:vAlign w:val="center"/>
          </w:tcPr>
          <w:p>
            <w:pPr>
              <w:spacing w:line="240" w:lineRule="auto"/>
              <w:jc w:val="center"/>
              <w:rPr>
                <w:rFonts w:ascii="宋体" w:hAnsi="宋体"/>
                <w:sz w:val="21"/>
              </w:rPr>
            </w:pPr>
            <w:r>
              <w:rPr>
                <w:rFonts w:hint="eastAsia" w:ascii="宋体" w:hAnsi="宋体"/>
                <w:sz w:val="21"/>
              </w:rPr>
              <w:t>2004</w:t>
            </w:r>
          </w:p>
        </w:tc>
        <w:tc>
          <w:tcPr>
            <w:tcW w:w="1386" w:type="dxa"/>
            <w:tcBorders>
              <w:top w:val="single" w:color="auto" w:sz="4" w:space="0"/>
              <w:left w:val="nil"/>
              <w:bottom w:val="nil"/>
            </w:tcBorders>
            <w:vAlign w:val="center"/>
          </w:tcPr>
          <w:p>
            <w:pPr>
              <w:spacing w:line="240" w:lineRule="auto"/>
              <w:jc w:val="center"/>
              <w:rPr>
                <w:rFonts w:ascii="宋体" w:hAnsi="宋体"/>
                <w:sz w:val="21"/>
              </w:rPr>
            </w:pPr>
            <w:r>
              <w:rPr>
                <w:rFonts w:hint="eastAsia" w:ascii="宋体" w:hAnsi="宋体"/>
                <w:sz w:val="21"/>
              </w:rPr>
              <w:t>手机</w:t>
            </w:r>
          </w:p>
        </w:tc>
        <w:tc>
          <w:tcPr>
            <w:tcW w:w="1386" w:type="dxa"/>
            <w:tcBorders>
              <w:top w:val="single" w:color="auto" w:sz="4" w:space="0"/>
            </w:tcBorders>
            <w:vAlign w:val="center"/>
          </w:tcPr>
          <w:p>
            <w:pPr>
              <w:spacing w:line="240" w:lineRule="auto"/>
              <w:jc w:val="center"/>
              <w:rPr>
                <w:rFonts w:ascii="宋体" w:hAnsi="宋体"/>
                <w:sz w:val="21"/>
              </w:rPr>
            </w:pPr>
            <w:r>
              <w:rPr>
                <w:rFonts w:hint="eastAsia" w:ascii="宋体" w:hAnsi="宋体"/>
                <w:sz w:val="21"/>
              </w:rPr>
              <w:t>11000</w:t>
            </w:r>
          </w:p>
        </w:tc>
        <w:tc>
          <w:tcPr>
            <w:tcW w:w="1386" w:type="dxa"/>
            <w:tcBorders>
              <w:top w:val="single" w:color="auto" w:sz="4" w:space="0"/>
            </w:tcBorders>
            <w:vAlign w:val="center"/>
          </w:tcPr>
          <w:p>
            <w:pPr>
              <w:spacing w:line="240" w:lineRule="auto"/>
              <w:jc w:val="center"/>
              <w:rPr>
                <w:rFonts w:ascii="宋体" w:hAnsi="宋体"/>
                <w:sz w:val="21"/>
              </w:rPr>
            </w:pPr>
            <w:r>
              <w:rPr>
                <w:rFonts w:hint="eastAsia" w:ascii="宋体" w:hAnsi="宋体"/>
                <w:sz w:val="21"/>
              </w:rPr>
              <w:t>10000</w:t>
            </w:r>
          </w:p>
        </w:tc>
        <w:tc>
          <w:tcPr>
            <w:tcW w:w="1386" w:type="dxa"/>
            <w:tcBorders>
              <w:top w:val="single" w:color="auto" w:sz="4" w:space="0"/>
            </w:tcBorders>
            <w:vAlign w:val="center"/>
          </w:tcPr>
          <w:p>
            <w:pPr>
              <w:spacing w:line="240" w:lineRule="auto"/>
              <w:jc w:val="center"/>
              <w:rPr>
                <w:rFonts w:ascii="宋体" w:hAnsi="宋体"/>
                <w:sz w:val="21"/>
              </w:rPr>
            </w:pPr>
            <w:r>
              <w:rPr>
                <w:rFonts w:hint="eastAsia" w:ascii="宋体" w:hAnsi="宋体"/>
                <w:sz w:val="21"/>
              </w:rPr>
              <w:t>500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vMerge w:val="continue"/>
            <w:tcBorders>
              <w:bottom w:val="nil"/>
              <w:right w:val="nil"/>
            </w:tcBorders>
            <w:vAlign w:val="center"/>
          </w:tcPr>
          <w:p>
            <w:pPr>
              <w:spacing w:line="240" w:lineRule="auto"/>
              <w:jc w:val="center"/>
              <w:rPr>
                <w:rFonts w:ascii="宋体" w:hAnsi="宋体"/>
                <w:sz w:val="21"/>
              </w:rPr>
            </w:pPr>
          </w:p>
        </w:tc>
        <w:tc>
          <w:tcPr>
            <w:tcW w:w="1386" w:type="dxa"/>
            <w:tcBorders>
              <w:top w:val="nil"/>
              <w:left w:val="nil"/>
              <w:bottom w:val="nil"/>
            </w:tcBorders>
            <w:vAlign w:val="center"/>
          </w:tcPr>
          <w:p>
            <w:pPr>
              <w:spacing w:line="240" w:lineRule="auto"/>
              <w:jc w:val="center"/>
              <w:rPr>
                <w:rFonts w:ascii="宋体" w:hAnsi="宋体"/>
                <w:sz w:val="21"/>
              </w:rPr>
            </w:pPr>
            <w:r>
              <w:rPr>
                <w:rFonts w:hint="eastAsia" w:ascii="宋体" w:hAnsi="宋体"/>
                <w:sz w:val="21"/>
              </w:rPr>
              <w:t>计算机</w:t>
            </w:r>
          </w:p>
        </w:tc>
        <w:tc>
          <w:tcPr>
            <w:tcW w:w="1386" w:type="dxa"/>
            <w:tcBorders>
              <w:bottom w:val="nil"/>
            </w:tcBorders>
            <w:vAlign w:val="center"/>
          </w:tcPr>
          <w:p>
            <w:pPr>
              <w:spacing w:line="240" w:lineRule="auto"/>
              <w:jc w:val="center"/>
              <w:rPr>
                <w:rFonts w:ascii="宋体" w:hAnsi="宋体"/>
                <w:sz w:val="21"/>
              </w:rPr>
            </w:pPr>
            <w:r>
              <w:rPr>
                <w:rFonts w:hint="eastAsia" w:ascii="宋体" w:hAnsi="宋体"/>
                <w:sz w:val="21"/>
              </w:rPr>
              <w:t>1100</w:t>
            </w:r>
          </w:p>
        </w:tc>
        <w:tc>
          <w:tcPr>
            <w:tcW w:w="1386" w:type="dxa"/>
            <w:tcBorders>
              <w:bottom w:val="nil"/>
            </w:tcBorders>
            <w:vAlign w:val="center"/>
          </w:tcPr>
          <w:p>
            <w:pPr>
              <w:spacing w:line="240" w:lineRule="auto"/>
              <w:jc w:val="center"/>
              <w:rPr>
                <w:rFonts w:ascii="宋体" w:hAnsi="宋体"/>
                <w:sz w:val="21"/>
              </w:rPr>
            </w:pPr>
            <w:r>
              <w:rPr>
                <w:rFonts w:hint="eastAsia" w:ascii="宋体" w:hAnsi="宋体"/>
                <w:sz w:val="21"/>
              </w:rPr>
              <w:t>1000</w:t>
            </w:r>
          </w:p>
        </w:tc>
        <w:tc>
          <w:tcPr>
            <w:tcW w:w="1386" w:type="dxa"/>
            <w:tcBorders>
              <w:bottom w:val="nil"/>
            </w:tcBorders>
            <w:vAlign w:val="center"/>
          </w:tcPr>
          <w:p>
            <w:pPr>
              <w:spacing w:line="240" w:lineRule="auto"/>
              <w:jc w:val="center"/>
              <w:rPr>
                <w:rFonts w:ascii="宋体" w:hAnsi="宋体"/>
                <w:sz w:val="21"/>
              </w:rPr>
            </w:pPr>
            <w:r>
              <w:rPr>
                <w:rFonts w:hint="eastAsia" w:ascii="宋体" w:hAnsi="宋体"/>
                <w:sz w:val="21"/>
              </w:rPr>
              <w:t>280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vMerge w:val="restart"/>
            <w:tcBorders>
              <w:top w:val="nil"/>
              <w:bottom w:val="nil"/>
              <w:right w:val="nil"/>
            </w:tcBorders>
            <w:vAlign w:val="center"/>
          </w:tcPr>
          <w:p>
            <w:pPr>
              <w:spacing w:line="240" w:lineRule="auto"/>
              <w:jc w:val="center"/>
              <w:rPr>
                <w:rFonts w:ascii="宋体" w:hAnsi="宋体"/>
                <w:sz w:val="21"/>
              </w:rPr>
            </w:pPr>
            <w:r>
              <w:rPr>
                <w:rFonts w:hint="eastAsia" w:ascii="宋体" w:hAnsi="宋体"/>
                <w:sz w:val="21"/>
              </w:rPr>
              <w:t>2005</w:t>
            </w:r>
          </w:p>
        </w:tc>
        <w:tc>
          <w:tcPr>
            <w:tcW w:w="1386" w:type="dxa"/>
            <w:tcBorders>
              <w:top w:val="nil"/>
              <w:left w:val="nil"/>
              <w:bottom w:val="nil"/>
            </w:tcBorders>
            <w:vAlign w:val="center"/>
          </w:tcPr>
          <w:p>
            <w:pPr>
              <w:spacing w:line="240" w:lineRule="auto"/>
              <w:jc w:val="center"/>
              <w:rPr>
                <w:rFonts w:ascii="宋体" w:hAnsi="宋体"/>
                <w:sz w:val="21"/>
              </w:rPr>
            </w:pPr>
            <w:r>
              <w:rPr>
                <w:rFonts w:hint="eastAsia" w:ascii="宋体" w:hAnsi="宋体"/>
                <w:sz w:val="21"/>
              </w:rPr>
              <w:t>手机</w:t>
            </w:r>
          </w:p>
        </w:tc>
        <w:tc>
          <w:tcPr>
            <w:tcW w:w="1386" w:type="dxa"/>
            <w:tcBorders>
              <w:top w:val="nil"/>
              <w:bottom w:val="nil"/>
            </w:tcBorders>
            <w:vAlign w:val="center"/>
          </w:tcPr>
          <w:p>
            <w:pPr>
              <w:spacing w:line="240" w:lineRule="auto"/>
              <w:jc w:val="center"/>
              <w:rPr>
                <w:rFonts w:ascii="宋体" w:hAnsi="宋体"/>
                <w:sz w:val="21"/>
              </w:rPr>
            </w:pPr>
            <w:r>
              <w:rPr>
                <w:rFonts w:hint="eastAsia" w:ascii="宋体" w:hAnsi="宋体"/>
                <w:sz w:val="21"/>
              </w:rPr>
              <w:t>16000</w:t>
            </w:r>
          </w:p>
        </w:tc>
        <w:tc>
          <w:tcPr>
            <w:tcW w:w="1386" w:type="dxa"/>
            <w:tcBorders>
              <w:top w:val="nil"/>
              <w:bottom w:val="nil"/>
            </w:tcBorders>
            <w:vAlign w:val="center"/>
          </w:tcPr>
          <w:p>
            <w:pPr>
              <w:spacing w:line="240" w:lineRule="auto"/>
              <w:jc w:val="center"/>
              <w:rPr>
                <w:rFonts w:ascii="宋体" w:hAnsi="宋体"/>
                <w:sz w:val="21"/>
              </w:rPr>
            </w:pPr>
            <w:r>
              <w:rPr>
                <w:rFonts w:hint="eastAsia" w:ascii="宋体" w:hAnsi="宋体"/>
                <w:sz w:val="21"/>
              </w:rPr>
              <w:t>13000</w:t>
            </w:r>
          </w:p>
        </w:tc>
        <w:tc>
          <w:tcPr>
            <w:tcW w:w="1386" w:type="dxa"/>
            <w:tcBorders>
              <w:top w:val="nil"/>
              <w:bottom w:val="nil"/>
            </w:tcBorders>
            <w:vAlign w:val="center"/>
          </w:tcPr>
          <w:p>
            <w:pPr>
              <w:spacing w:line="240" w:lineRule="auto"/>
              <w:jc w:val="center"/>
              <w:rPr>
                <w:rFonts w:ascii="宋体" w:hAnsi="宋体"/>
                <w:sz w:val="21"/>
              </w:rPr>
            </w:pPr>
            <w:r>
              <w:rPr>
                <w:rFonts w:hint="eastAsia" w:ascii="宋体" w:hAnsi="宋体"/>
                <w:sz w:val="21"/>
              </w:rPr>
              <w:t>550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386" w:type="dxa"/>
            <w:vMerge w:val="continue"/>
            <w:tcBorders>
              <w:top w:val="nil"/>
              <w:bottom w:val="single" w:color="auto" w:sz="4" w:space="0"/>
              <w:right w:val="nil"/>
            </w:tcBorders>
            <w:vAlign w:val="center"/>
          </w:tcPr>
          <w:p>
            <w:pPr>
              <w:spacing w:line="240" w:lineRule="auto"/>
              <w:jc w:val="center"/>
              <w:rPr>
                <w:rFonts w:ascii="宋体" w:hAnsi="宋体"/>
                <w:sz w:val="21"/>
              </w:rPr>
            </w:pPr>
          </w:p>
        </w:tc>
        <w:tc>
          <w:tcPr>
            <w:tcW w:w="1386" w:type="dxa"/>
            <w:tcBorders>
              <w:top w:val="nil"/>
              <w:left w:val="nil"/>
              <w:bottom w:val="single" w:color="auto" w:sz="4" w:space="0"/>
            </w:tcBorders>
            <w:vAlign w:val="center"/>
          </w:tcPr>
          <w:p>
            <w:pPr>
              <w:spacing w:line="240" w:lineRule="auto"/>
              <w:jc w:val="center"/>
              <w:rPr>
                <w:rFonts w:ascii="宋体" w:hAnsi="宋体"/>
                <w:sz w:val="21"/>
              </w:rPr>
            </w:pPr>
            <w:r>
              <w:rPr>
                <w:rFonts w:hint="eastAsia" w:ascii="宋体" w:hAnsi="宋体"/>
                <w:sz w:val="21"/>
              </w:rPr>
              <w:t>计算机</w:t>
            </w:r>
          </w:p>
        </w:tc>
        <w:tc>
          <w:tcPr>
            <w:tcW w:w="1386" w:type="dxa"/>
            <w:tcBorders>
              <w:top w:val="nil"/>
              <w:bottom w:val="single" w:color="auto" w:sz="4" w:space="0"/>
            </w:tcBorders>
            <w:vAlign w:val="center"/>
          </w:tcPr>
          <w:p>
            <w:pPr>
              <w:spacing w:line="240" w:lineRule="auto"/>
              <w:jc w:val="center"/>
              <w:rPr>
                <w:rFonts w:ascii="宋体" w:hAnsi="宋体"/>
                <w:sz w:val="21"/>
              </w:rPr>
            </w:pPr>
            <w:r>
              <w:rPr>
                <w:rFonts w:hint="eastAsia" w:ascii="宋体" w:hAnsi="宋体"/>
                <w:sz w:val="21"/>
              </w:rPr>
              <w:t>2100</w:t>
            </w:r>
          </w:p>
        </w:tc>
        <w:tc>
          <w:tcPr>
            <w:tcW w:w="1386" w:type="dxa"/>
            <w:tcBorders>
              <w:top w:val="nil"/>
              <w:bottom w:val="single" w:color="auto" w:sz="4" w:space="0"/>
            </w:tcBorders>
            <w:vAlign w:val="center"/>
          </w:tcPr>
          <w:p>
            <w:pPr>
              <w:spacing w:line="240" w:lineRule="auto"/>
              <w:jc w:val="center"/>
              <w:rPr>
                <w:rFonts w:ascii="宋体" w:hAnsi="宋体"/>
                <w:sz w:val="21"/>
              </w:rPr>
            </w:pPr>
            <w:r>
              <w:rPr>
                <w:rFonts w:hint="eastAsia" w:ascii="宋体" w:hAnsi="宋体"/>
                <w:sz w:val="21"/>
              </w:rPr>
              <w:t>1500</w:t>
            </w:r>
          </w:p>
        </w:tc>
        <w:tc>
          <w:tcPr>
            <w:tcW w:w="1386" w:type="dxa"/>
            <w:tcBorders>
              <w:top w:val="nil"/>
              <w:bottom w:val="single" w:color="auto" w:sz="4" w:space="0"/>
            </w:tcBorders>
            <w:vAlign w:val="center"/>
          </w:tcPr>
          <w:p>
            <w:pPr>
              <w:spacing w:line="240" w:lineRule="auto"/>
              <w:jc w:val="center"/>
              <w:rPr>
                <w:rFonts w:ascii="宋体" w:hAnsi="宋体"/>
                <w:sz w:val="21"/>
              </w:rPr>
            </w:pPr>
            <w:r>
              <w:rPr>
                <w:rFonts w:hint="eastAsia" w:ascii="宋体" w:hAnsi="宋体"/>
                <w:sz w:val="21"/>
              </w:rPr>
              <w:t>320</w:t>
            </w:r>
          </w:p>
        </w:tc>
      </w:tr>
    </w:tbl>
    <w:p/>
    <w:p>
      <w:r>
        <w:rPr>
          <w:rFonts w:hint="eastAsia"/>
        </w:rPr>
        <w:t xml:space="preserve">    从表2.2和表2.3可以看出，公司销售情况……。</w:t>
      </w:r>
    </w:p>
    <w:p/>
    <w:p>
      <w:pPr>
        <w:pStyle w:val="4"/>
        <w:spacing w:before="120"/>
      </w:pPr>
      <w:bookmarkStart w:id="39" w:name="_Toc18176"/>
      <w:bookmarkStart w:id="40" w:name="_Toc26710265"/>
      <w:r>
        <w:rPr>
          <w:rFonts w:hint="eastAsia"/>
        </w:rPr>
        <w:t>2.2.2  表的格式描述</w:t>
      </w:r>
      <w:bookmarkEnd w:id="39"/>
      <w:bookmarkEnd w:id="40"/>
    </w:p>
    <w:p>
      <w:pPr>
        <w:ind w:firstLine="480" w:firstLineChars="200"/>
      </w:pPr>
      <w:r>
        <w:rPr>
          <w:rFonts w:hint="eastAsia"/>
        </w:rPr>
        <w:t>（1） 表的绘制方法</w:t>
      </w:r>
    </w:p>
    <w:p>
      <w:pPr>
        <w:ind w:firstLine="480" w:firstLineChars="200"/>
      </w:pPr>
      <w:r>
        <w:rPr>
          <w:rFonts w:hint="eastAsia"/>
        </w:rPr>
        <w:t>表要用WORD绘制，不要粘贴。</w:t>
      </w:r>
    </w:p>
    <w:p>
      <w:pPr>
        <w:ind w:firstLine="480" w:firstLineChars="200"/>
      </w:pPr>
      <w:r>
        <w:rPr>
          <w:rFonts w:hint="eastAsia"/>
        </w:rPr>
        <w:t>（2） 表的位置</w:t>
      </w:r>
    </w:p>
    <w:p>
      <w:pPr>
        <w:ind w:firstLine="480" w:firstLineChars="200"/>
      </w:pPr>
      <w:r>
        <w:rPr>
          <w:rFonts w:hint="eastAsia"/>
        </w:rPr>
        <w:t>① 表格居中排列。</w:t>
      </w:r>
    </w:p>
    <w:p>
      <w:pPr>
        <w:ind w:firstLine="480" w:firstLineChars="200"/>
      </w:pPr>
      <w:r>
        <w:rPr>
          <w:rFonts w:hint="eastAsia"/>
        </w:rPr>
        <w:t>② 表格与下文应留一行空格。</w:t>
      </w:r>
    </w:p>
    <w:p>
      <w:pPr>
        <w:ind w:firstLine="480" w:firstLineChars="200"/>
      </w:pPr>
      <w:r>
        <w:rPr>
          <w:rFonts w:hint="eastAsia"/>
        </w:rPr>
        <w:t>③ 表中若有附注，一律用阿拉伯数字和右半圆括号按顺序编排，如注1），附注写在表的下方。</w:t>
      </w:r>
    </w:p>
    <w:p>
      <w:pPr>
        <w:ind w:firstLine="480" w:firstLineChars="200"/>
      </w:pPr>
      <w:r>
        <w:rPr>
          <w:rFonts w:hint="eastAsia"/>
        </w:rPr>
        <w:t>（3） 表的版式</w:t>
      </w:r>
    </w:p>
    <w:p>
      <w:pPr>
        <w:ind w:firstLine="480" w:firstLineChars="200"/>
      </w:pPr>
      <w:r>
        <w:rPr>
          <w:rFonts w:hint="eastAsia" w:ascii="宋体" w:hAnsi="宋体"/>
        </w:rPr>
        <w:t>①</w:t>
      </w:r>
      <w:r>
        <w:rPr>
          <w:rFonts w:hint="eastAsia"/>
        </w:rPr>
        <w:t xml:space="preserve"> 表的大小尽量以一页的页面为限，不要超限，一旦超限要加续表。</w:t>
      </w:r>
    </w:p>
    <w:p>
      <w:pPr>
        <w:ind w:firstLine="480" w:firstLineChars="200"/>
      </w:pPr>
      <w:r>
        <w:rPr>
          <w:rFonts w:hint="eastAsia"/>
        </w:rPr>
        <w:t>（4） 表名的写法</w:t>
      </w:r>
    </w:p>
    <w:p>
      <w:pPr>
        <w:ind w:firstLine="480" w:firstLineChars="200"/>
      </w:pPr>
      <w:r>
        <w:rPr>
          <w:rFonts w:hint="eastAsia"/>
        </w:rPr>
        <w:t>① 表名应当在表的上方并且居中。编号应分章编号，如表2.1、表2.2。</w:t>
      </w:r>
    </w:p>
    <w:p>
      <w:pPr>
        <w:ind w:firstLine="480" w:firstLineChars="200"/>
      </w:pPr>
      <w:r>
        <w:rPr>
          <w:rFonts w:hint="eastAsia"/>
        </w:rPr>
        <w:t>② 表名与上文留一空行。</w:t>
      </w:r>
    </w:p>
    <w:p>
      <w:pPr>
        <w:ind w:firstLine="480" w:firstLineChars="200"/>
      </w:pPr>
      <w:r>
        <w:rPr>
          <w:rFonts w:hint="eastAsia"/>
        </w:rPr>
        <w:t>③ 表及其名称要放在同一页中，不能跨接两页。</w:t>
      </w:r>
    </w:p>
    <w:p>
      <w:pPr>
        <w:ind w:firstLine="480" w:firstLineChars="200"/>
        <w:rPr>
          <w:highlight w:val="none"/>
        </w:rPr>
      </w:pPr>
      <w:r>
        <w:rPr>
          <w:rFonts w:hint="eastAsia"/>
        </w:rPr>
        <w:t>④ 表内文字</w:t>
      </w:r>
      <w:r>
        <w:rPr>
          <w:rFonts w:hint="eastAsia"/>
          <w:highlight w:val="none"/>
        </w:rPr>
        <w:t>全文统一，设置为宋体，五号。</w:t>
      </w:r>
    </w:p>
    <w:p>
      <w:pPr>
        <w:ind w:firstLine="480" w:firstLineChars="200"/>
        <w:rPr>
          <w:color w:val="0000FF"/>
          <w:highlight w:val="none"/>
        </w:rPr>
      </w:pPr>
      <w:r>
        <w:rPr>
          <w:rFonts w:hint="eastAsia"/>
          <w:highlight w:val="none"/>
        </w:rPr>
        <w:t>⑤ 表名设置为中文宋体，阿拉伯数字及西文Times New Roman，五号，居中。</w:t>
      </w:r>
    </w:p>
    <w:p>
      <w:pPr>
        <w:pStyle w:val="3"/>
        <w:spacing w:before="120"/>
        <w:rPr>
          <w:highlight w:val="none"/>
        </w:rPr>
      </w:pPr>
      <w:bookmarkStart w:id="41" w:name="_Toc3232"/>
      <w:bookmarkStart w:id="42" w:name="_Toc26710266"/>
      <w:r>
        <w:rPr>
          <w:rFonts w:hint="eastAsia"/>
          <w:highlight w:val="none"/>
        </w:rPr>
        <w:t>2.3  公式的格式说明</w:t>
      </w:r>
      <w:bookmarkEnd w:id="41"/>
      <w:bookmarkEnd w:id="42"/>
    </w:p>
    <w:p>
      <w:pPr>
        <w:pStyle w:val="4"/>
        <w:spacing w:before="120"/>
        <w:rPr>
          <w:highlight w:val="none"/>
        </w:rPr>
      </w:pPr>
      <w:bookmarkStart w:id="43" w:name="_Toc15476"/>
      <w:bookmarkStart w:id="44" w:name="_Toc26710267"/>
      <w:r>
        <w:rPr>
          <w:rFonts w:hint="eastAsia"/>
          <w:highlight w:val="none"/>
        </w:rPr>
        <w:t>2.3.1  公式的格式示例</w:t>
      </w:r>
      <w:bookmarkEnd w:id="43"/>
      <w:bookmarkEnd w:id="44"/>
    </w:p>
    <w:p>
      <w:pPr>
        <w:ind w:firstLine="480" w:firstLineChars="200"/>
        <w:rPr>
          <w:bCs/>
          <w:highlight w:val="none"/>
        </w:rPr>
      </w:pPr>
      <w:r>
        <w:rPr>
          <w:rFonts w:hint="eastAsia"/>
          <w:bCs/>
          <w:highlight w:val="none"/>
        </w:rPr>
        <w:t>由于一般的文献资料中所给出的载荷和抗力的统计参数主要为变异系数，为便于讨论，定义公</w:t>
      </w:r>
      <w:r>
        <w:rPr>
          <w:rFonts w:hint="eastAsia" w:ascii="宋体" w:hAnsi="宋体"/>
          <w:bCs/>
          <w:highlight w:val="none"/>
        </w:rPr>
        <w:t>式</w:t>
      </w:r>
      <w:r>
        <w:rPr>
          <w:rFonts w:hint="eastAsia"/>
          <w:bCs/>
          <w:highlight w:val="none"/>
        </w:rPr>
        <w:t>形式如下：</w:t>
      </w:r>
    </w:p>
    <w:p>
      <w:pPr>
        <w:spacing w:before="120" w:beforeLines="50" w:after="120" w:afterLines="50"/>
        <w:jc w:val="right"/>
        <w:rPr>
          <w:rFonts w:ascii="宋体" w:hAnsi="宋体"/>
          <w:bCs/>
          <w:highlight w:val="none"/>
        </w:rPr>
      </w:pPr>
      <w:r>
        <w:rPr>
          <w:rFonts w:hint="eastAsia"/>
          <w:bCs/>
          <w:highlight w:val="none"/>
        </w:rPr>
        <w:t xml:space="preserve">                    </w:t>
      </w:r>
      <w:r>
        <w:rPr>
          <w:bCs/>
          <w:position w:val="-30"/>
          <w:highlight w:val="none"/>
        </w:rPr>
        <w:object>
          <v:shape id="_x0000_i1025" o:spt="75" type="#_x0000_t75" style="height:41.45pt;width:150.35pt;" o:ole="t" filled="f" o:preferrelative="t" stroked="f" coordsize="21600,21600">
            <v:path/>
            <v:fill on="f" focussize="0,0"/>
            <v:stroke on="f" joinstyle="miter"/>
            <v:imagedata r:id="rId23" o:title=""/>
            <o:lock v:ext="edit" aspectratio="t"/>
            <w10:wrap type="none"/>
            <w10:anchorlock/>
          </v:shape>
          <o:OLEObject Type="Embed" ProgID="Equation.DSMT4" ShapeID="_x0000_i1025" DrawAspect="Content" ObjectID="_1468075725" r:id="rId22">
            <o:LockedField>false</o:LockedField>
          </o:OLEObject>
        </w:object>
      </w:r>
      <w:r>
        <w:rPr>
          <w:rFonts w:hint="eastAsia"/>
          <w:bCs/>
          <w:highlight w:val="none"/>
        </w:rPr>
        <w:t xml:space="preserve">           </w:t>
      </w:r>
      <w:r>
        <w:rPr>
          <w:bCs/>
          <w:highlight w:val="none"/>
        </w:rPr>
        <w:t xml:space="preserve"> </w:t>
      </w:r>
      <w:r>
        <w:rPr>
          <w:rFonts w:hint="eastAsia"/>
          <w:bCs/>
          <w:highlight w:val="none"/>
        </w:rPr>
        <w:t xml:space="preserve">          </w:t>
      </w:r>
      <w:r>
        <w:rPr>
          <w:rFonts w:hint="eastAsia" w:ascii="宋体" w:hAnsi="宋体"/>
          <w:bCs/>
          <w:highlight w:val="none"/>
        </w:rPr>
        <w:t>(</w:t>
      </w:r>
      <w:r>
        <w:rPr>
          <w:bCs/>
          <w:highlight w:val="none"/>
        </w:rPr>
        <w:t>2.1</w:t>
      </w:r>
      <w:r>
        <w:rPr>
          <w:rFonts w:hint="eastAsia" w:ascii="宋体" w:hAnsi="宋体"/>
          <w:bCs/>
          <w:highlight w:val="none"/>
        </w:rPr>
        <w:t>)</w:t>
      </w:r>
    </w:p>
    <w:p>
      <w:pPr>
        <w:rPr>
          <w:highlight w:val="none"/>
        </w:rPr>
      </w:pPr>
      <w:r>
        <w:rPr>
          <w:rFonts w:hint="eastAsia" w:ascii="宋体" w:hAnsi="宋体"/>
          <w:highlight w:val="none"/>
        </w:rPr>
        <w:t>其中，</w:t>
      </w:r>
      <w:r>
        <w:rPr>
          <w:rFonts w:hint="eastAsia" w:ascii="宋体" w:hAnsi="宋体"/>
          <w:i/>
          <w:iCs/>
          <w:highlight w:val="none"/>
        </w:rPr>
        <w:t>μ</w:t>
      </w:r>
      <w:r>
        <w:rPr>
          <w:rFonts w:ascii="宋体" w:hAnsi="宋体"/>
          <w:highlight w:val="none"/>
          <w:vertAlign w:val="subscript"/>
        </w:rPr>
        <w:t>R</w:t>
      </w:r>
      <w:r>
        <w:rPr>
          <w:rFonts w:hint="eastAsia" w:ascii="宋体" w:hAnsi="宋体"/>
          <w:highlight w:val="none"/>
        </w:rPr>
        <w:t>和</w:t>
      </w:r>
      <w:r>
        <w:rPr>
          <w:rFonts w:hint="eastAsia" w:ascii="宋体" w:hAnsi="宋体"/>
          <w:i/>
          <w:iCs/>
          <w:highlight w:val="none"/>
        </w:rPr>
        <w:t>μ</w:t>
      </w:r>
      <w:r>
        <w:rPr>
          <w:rFonts w:ascii="宋体" w:hAnsi="宋体"/>
          <w:highlight w:val="none"/>
          <w:vertAlign w:val="subscript"/>
        </w:rPr>
        <w:t>S</w:t>
      </w:r>
      <w:r>
        <w:rPr>
          <w:rFonts w:hint="eastAsia" w:ascii="宋体" w:hAnsi="宋体"/>
          <w:highlight w:val="none"/>
        </w:rPr>
        <w:t>分别为抗力和载荷效应的均值，</w:t>
      </w:r>
      <w:r>
        <w:rPr>
          <w:rFonts w:hint="eastAsia"/>
          <w:highlight w:val="none"/>
        </w:rPr>
        <w:t>……。</w:t>
      </w:r>
    </w:p>
    <w:p>
      <w:pPr>
        <w:pStyle w:val="4"/>
        <w:spacing w:before="120"/>
        <w:rPr>
          <w:highlight w:val="none"/>
        </w:rPr>
      </w:pPr>
      <w:bookmarkStart w:id="45" w:name="_Toc26710268"/>
      <w:bookmarkStart w:id="46" w:name="_Toc13390"/>
      <w:r>
        <w:rPr>
          <w:rFonts w:hint="eastAsia"/>
          <w:highlight w:val="none"/>
        </w:rPr>
        <w:t>2.3.2  公式的格式描述</w:t>
      </w:r>
      <w:bookmarkEnd w:id="45"/>
      <w:bookmarkEnd w:id="46"/>
    </w:p>
    <w:p>
      <w:pPr>
        <w:ind w:firstLine="480" w:firstLineChars="200"/>
        <w:rPr>
          <w:highlight w:val="none"/>
        </w:rPr>
      </w:pPr>
      <w:r>
        <w:rPr>
          <w:rFonts w:hint="eastAsia"/>
          <w:highlight w:val="none"/>
        </w:rPr>
        <w:t>（1） 公式书写字体采用MathType，整行右对齐，并调整公式与公式序号之间的距离，使公式部分居中显示。</w:t>
      </w:r>
    </w:p>
    <w:p>
      <w:pPr>
        <w:ind w:firstLine="480" w:firstLineChars="200"/>
        <w:rPr>
          <w:highlight w:val="none"/>
        </w:rPr>
      </w:pPr>
      <w:r>
        <w:rPr>
          <w:rFonts w:hint="eastAsia"/>
          <w:highlight w:val="none"/>
        </w:rPr>
        <w:t>（2） 公式序号应按章编号，公式编号在行末列出，阿拉伯数字为Times New Roman，如（2.1）、（2.2）。</w:t>
      </w:r>
    </w:p>
    <w:p>
      <w:pPr>
        <w:ind w:firstLine="480" w:firstLineChars="200"/>
        <w:rPr>
          <w:highlight w:val="none"/>
        </w:rPr>
      </w:pPr>
      <w:r>
        <w:rPr>
          <w:rFonts w:hint="eastAsia"/>
          <w:highlight w:val="none"/>
        </w:rPr>
        <w:t>（3） 公式位置：公式之间及上下文间设置半行间距或者6磅，作者可根据情况适当调整，以保证格式协调和美观。</w:t>
      </w:r>
    </w:p>
    <w:p>
      <w:pPr>
        <w:pStyle w:val="3"/>
        <w:spacing w:before="120"/>
        <w:rPr>
          <w:highlight w:val="none"/>
        </w:rPr>
      </w:pPr>
      <w:bookmarkStart w:id="47" w:name="_Toc26710269"/>
      <w:bookmarkStart w:id="48" w:name="_Toc23152"/>
      <w:r>
        <w:rPr>
          <w:rFonts w:hint="eastAsia"/>
          <w:highlight w:val="none"/>
        </w:rPr>
        <w:t>2.4  参考文献的格式说明</w:t>
      </w:r>
      <w:bookmarkEnd w:id="47"/>
      <w:bookmarkEnd w:id="48"/>
    </w:p>
    <w:p>
      <w:pPr>
        <w:pStyle w:val="4"/>
        <w:spacing w:before="120"/>
      </w:pPr>
      <w:bookmarkStart w:id="49" w:name="_Toc5098"/>
      <w:bookmarkStart w:id="50" w:name="_Toc26710270"/>
      <w:r>
        <w:rPr>
          <w:rFonts w:hint="eastAsia"/>
        </w:rPr>
        <w:t>2.4.1  参考文献在正文中引用的示例</w:t>
      </w:r>
      <w:bookmarkEnd w:id="49"/>
      <w:bookmarkEnd w:id="50"/>
    </w:p>
    <w:p>
      <w:pPr>
        <w:ind w:firstLine="480" w:firstLineChars="200"/>
      </w:pPr>
      <w:r>
        <w:rPr>
          <w:rFonts w:hint="eastAsia"/>
        </w:rPr>
        <w:t>关于主题法的起源众说不一。国内有人认为“主题法检索体系的形式和发展开始于1856年英国克雷斯塔多罗(C</w:t>
      </w:r>
      <w:r>
        <w:t>restadoro</w:t>
      </w:r>
      <w:r>
        <w:rPr>
          <w:rFonts w:hint="eastAsia"/>
        </w:rPr>
        <w:t>)的《图书馆编制目录技术》一书”，“国外最早采用主题法来组织目录索引的是杜威十进分类法的相关主题索引……”</w:t>
      </w:r>
      <w:r>
        <w:rPr>
          <w:rFonts w:hint="eastAsia"/>
          <w:vertAlign w:val="superscript"/>
        </w:rPr>
        <w:t>[1]</w:t>
      </w:r>
      <w:r>
        <w:rPr>
          <w:rFonts w:hint="eastAsia"/>
        </w:rPr>
        <w:t>。也有人认出为“美国的贝加逊·富兰克林出借图书馆第一个使用了主题法”</w:t>
      </w:r>
      <w:r>
        <w:rPr>
          <w:rFonts w:hint="eastAsia"/>
          <w:vertAlign w:val="superscript"/>
        </w:rPr>
        <w:t>[2-4]</w:t>
      </w:r>
      <w:r>
        <w:rPr>
          <w:rFonts w:hint="eastAsia"/>
        </w:rPr>
        <w:t>。</w:t>
      </w:r>
    </w:p>
    <w:p>
      <w:pPr>
        <w:pStyle w:val="4"/>
        <w:spacing w:before="120"/>
      </w:pPr>
      <w:bookmarkStart w:id="51" w:name="_Toc26710271"/>
      <w:bookmarkStart w:id="52" w:name="_Toc9487"/>
      <w:r>
        <w:rPr>
          <w:rFonts w:hint="eastAsia"/>
        </w:rPr>
        <w:t>2.4.2  参考文献在正文中引用的书写格式</w:t>
      </w:r>
      <w:bookmarkEnd w:id="51"/>
      <w:bookmarkEnd w:id="52"/>
    </w:p>
    <w:p>
      <w:pPr>
        <w:ind w:firstLine="480" w:firstLineChars="200"/>
      </w:pPr>
      <w:r>
        <w:rPr>
          <w:rFonts w:hint="eastAsia"/>
        </w:rPr>
        <w:t>引用的文献在正文中用方括号和阿拉伯数字按顺序以右上角标形式标注在引用处。</w:t>
      </w:r>
    </w:p>
    <w:p>
      <w:pPr>
        <w:pStyle w:val="4"/>
        <w:spacing w:before="120"/>
      </w:pPr>
      <w:bookmarkStart w:id="53" w:name="_Toc13650"/>
      <w:bookmarkStart w:id="54" w:name="_Toc26710272"/>
      <w:r>
        <w:rPr>
          <w:rFonts w:hint="eastAsia"/>
        </w:rPr>
        <w:t>2.4.3  参考文献的书写格式</w:t>
      </w:r>
      <w:bookmarkEnd w:id="53"/>
      <w:bookmarkEnd w:id="54"/>
    </w:p>
    <w:p>
      <w:pPr>
        <w:ind w:firstLine="480" w:firstLineChars="200"/>
      </w:pPr>
      <w:r>
        <w:rPr>
          <w:rFonts w:hint="eastAsia"/>
        </w:rPr>
        <w:t>（1） 参考文献按照在正文中引用的顺序进行编码。</w:t>
      </w:r>
    </w:p>
    <w:p>
      <w:pPr>
        <w:ind w:firstLine="480" w:firstLineChars="200"/>
      </w:pPr>
      <w:r>
        <w:rPr>
          <w:rFonts w:hint="eastAsia"/>
        </w:rPr>
        <w:t>（2） 作者一律姓前名后（外文作者名应缩写），作者间用“,”间隔。作者少于3人应全部写出，3人以上只列出前3人，后加“等”或“et al”。</w:t>
      </w:r>
    </w:p>
    <w:p>
      <w:pPr>
        <w:ind w:firstLine="480" w:firstLineChars="200"/>
      </w:pPr>
      <w:r>
        <w:rPr>
          <w:rFonts w:hint="eastAsia"/>
        </w:rPr>
        <w:t>（3） 标题“参考文献”选用模板中的样式所定义的“参考文献”，再居中；或者手动设置成字体：黑体，居中，字号：小三，1.5倍行距，段后1行，段前为0行。</w:t>
      </w:r>
    </w:p>
    <w:p>
      <w:pPr>
        <w:ind w:firstLine="480" w:firstLineChars="200"/>
      </w:pPr>
      <w:r>
        <w:rPr>
          <w:rFonts w:hint="eastAsia"/>
        </w:rPr>
        <w:t>（4） 参考文献正文设置成字体：宋体，居左，字号：五号，多倍行距1.25行，段后、段前均为0行。</w:t>
      </w:r>
    </w:p>
    <w:p>
      <w:pPr>
        <w:ind w:firstLine="480" w:firstLineChars="200"/>
      </w:pPr>
      <w:r>
        <w:rPr>
          <w:rFonts w:hint="eastAsia"/>
        </w:rPr>
        <w:t>（5） 按照引用的文献类型不同使用不同的表示方法。</w:t>
      </w:r>
    </w:p>
    <w:p>
      <w:pPr>
        <w:ind w:firstLine="480" w:firstLineChars="200"/>
      </w:pPr>
      <w:r>
        <w:rPr>
          <w:rFonts w:hint="eastAsia"/>
        </w:rPr>
        <w:t>① 专著（注意应标明出版地及所参阅内容在原文献中的位置），表示方法为：</w:t>
      </w:r>
    </w:p>
    <w:p>
      <w:pPr>
        <w:ind w:firstLine="480" w:firstLineChars="200"/>
      </w:pPr>
      <w:r>
        <w:rPr>
          <w:rFonts w:hint="eastAsia"/>
        </w:rPr>
        <w:t>[序号] 作者.专著名</w:t>
      </w:r>
      <w:r>
        <w:t>[</w:t>
      </w:r>
      <w:r>
        <w:rPr>
          <w:rFonts w:hint="eastAsia"/>
        </w:rPr>
        <w:t>文献类型标志</w:t>
      </w:r>
      <w:r>
        <w:t>]</w:t>
      </w:r>
      <w:r>
        <w:rPr>
          <w:rFonts w:hint="eastAsia"/>
        </w:rPr>
        <w:t>.出版地:出版者,出版年.</w:t>
      </w:r>
    </w:p>
    <w:p>
      <w:pPr>
        <w:ind w:firstLine="480" w:firstLineChars="200"/>
      </w:pPr>
      <w:r>
        <w:rPr>
          <w:rFonts w:hint="eastAsia"/>
        </w:rPr>
        <w:t>② 期刊中析出的文献（注明应标明年、卷、期，尤其注意区分卷和期号），表示方法为：</w:t>
      </w:r>
    </w:p>
    <w:p>
      <w:pPr>
        <w:ind w:firstLine="480" w:firstLineChars="200"/>
      </w:pPr>
      <w:r>
        <w:rPr>
          <w:rFonts w:hint="eastAsia"/>
        </w:rPr>
        <w:t>[序号] 作者.题（篇）名</w:t>
      </w:r>
      <w:r>
        <w:t>[</w:t>
      </w:r>
      <w:r>
        <w:rPr>
          <w:rFonts w:hint="eastAsia"/>
        </w:rPr>
        <w:t>文献类型标志</w:t>
      </w:r>
      <w:r>
        <w:t>]</w:t>
      </w:r>
      <w:r>
        <w:rPr>
          <w:rFonts w:hint="eastAsia"/>
        </w:rPr>
        <w:t>.刊名.出版年,卷号（期号）:起止页.</w:t>
      </w:r>
    </w:p>
    <w:p>
      <w:pPr>
        <w:ind w:firstLine="480" w:firstLineChars="200"/>
      </w:pPr>
      <w:r>
        <w:rPr>
          <w:rFonts w:hint="eastAsia"/>
        </w:rPr>
        <w:t>③ 会议论文，表示方法为：</w:t>
      </w:r>
    </w:p>
    <w:p>
      <w:pPr>
        <w:ind w:firstLine="480" w:firstLineChars="200"/>
      </w:pPr>
      <w:r>
        <w:rPr>
          <w:rFonts w:hint="eastAsia"/>
        </w:rPr>
        <w:t>[序号] 作者.篇名</w:t>
      </w:r>
      <w:r>
        <w:t>[</w:t>
      </w:r>
      <w:r>
        <w:rPr>
          <w:rFonts w:hint="eastAsia"/>
        </w:rPr>
        <w:t>文献类型标志</w:t>
      </w:r>
      <w:r>
        <w:t>]</w:t>
      </w:r>
      <w:r>
        <w:rPr>
          <w:rFonts w:hint="eastAsia"/>
        </w:rPr>
        <w:t>.会议名,会址,开会年:起止页.</w:t>
      </w:r>
    </w:p>
    <w:p>
      <w:pPr>
        <w:ind w:firstLine="480" w:firstLineChars="200"/>
      </w:pPr>
      <w:r>
        <w:rPr>
          <w:rFonts w:hint="eastAsia"/>
        </w:rPr>
        <w:t>④ 专著（文集）中析出的文献，表示方法为：</w:t>
      </w:r>
    </w:p>
    <w:p>
      <w:pPr>
        <w:ind w:firstLine="480" w:firstLineChars="200"/>
      </w:pPr>
      <w:r>
        <w:rPr>
          <w:rFonts w:hint="eastAsia"/>
        </w:rPr>
        <w:t>[序号] 作者.篇名</w:t>
      </w:r>
      <w:r>
        <w:t>[</w:t>
      </w:r>
      <w:r>
        <w:rPr>
          <w:rFonts w:hint="eastAsia"/>
        </w:rPr>
        <w:t>文献类型标志</w:t>
      </w:r>
      <w:r>
        <w:t>]</w:t>
      </w:r>
      <w:r>
        <w:rPr>
          <w:rFonts w:hint="eastAsia"/>
        </w:rPr>
        <w:t>.见（In）:文集的编（著）者.文集名.出版地:出版者,出版年:起止页.</w:t>
      </w:r>
    </w:p>
    <w:p>
      <w:pPr>
        <w:ind w:firstLine="480" w:firstLineChars="200"/>
      </w:pPr>
      <w:r>
        <w:rPr>
          <w:rFonts w:hint="eastAsia"/>
        </w:rPr>
        <w:t>⑤ 学位论文，表示方法为：</w:t>
      </w:r>
    </w:p>
    <w:p>
      <w:pPr>
        <w:ind w:firstLine="480" w:firstLineChars="200"/>
      </w:pPr>
      <w:r>
        <w:rPr>
          <w:rFonts w:hint="eastAsia"/>
        </w:rPr>
        <w:t>[序号] 作者.题（篇）名</w:t>
      </w:r>
      <w:r>
        <w:t>[</w:t>
      </w:r>
      <w:r>
        <w:rPr>
          <w:rFonts w:hint="eastAsia"/>
        </w:rPr>
        <w:t>文献类型标志</w:t>
      </w:r>
      <w:r>
        <w:t>]</w:t>
      </w:r>
      <w:r>
        <w:rPr>
          <w:rFonts w:hint="eastAsia"/>
        </w:rPr>
        <w:t>:（博（硕）士学位论文）.授学位地:授学位单位,授学位年.</w:t>
      </w:r>
    </w:p>
    <w:p>
      <w:pPr>
        <w:ind w:firstLine="480" w:firstLineChars="200"/>
      </w:pPr>
      <w:r>
        <w:rPr>
          <w:rFonts w:hint="eastAsia"/>
        </w:rPr>
        <w:t>⑥ 专利文献，表示方法为：</w:t>
      </w:r>
    </w:p>
    <w:p>
      <w:pPr>
        <w:ind w:firstLine="480" w:firstLineChars="200"/>
        <w:rPr>
          <w:rFonts w:ascii="宋体" w:hAnsi="宋体"/>
        </w:rPr>
      </w:pPr>
      <w:r>
        <w:rPr>
          <w:rFonts w:hint="eastAsia"/>
        </w:rPr>
        <w:t>[序号] 专利申请者.专利题名</w:t>
      </w:r>
      <w:r>
        <w:t>[</w:t>
      </w:r>
      <w:r>
        <w:rPr>
          <w:rFonts w:hint="eastAsia"/>
        </w:rPr>
        <w:t>文献类型标志</w:t>
      </w:r>
      <w:r>
        <w:t>]</w:t>
      </w:r>
      <w:r>
        <w:rPr>
          <w:rFonts w:hint="eastAsia"/>
        </w:rPr>
        <w:t>.专利国别,专利文献种类,专利号.出版日期.</w:t>
      </w:r>
    </w:p>
    <w:p>
      <w:pPr>
        <w:pStyle w:val="4"/>
        <w:spacing w:before="120"/>
      </w:pPr>
      <w:bookmarkStart w:id="55" w:name="_Toc26710273"/>
      <w:bookmarkStart w:id="56" w:name="_Toc1058"/>
      <w:r>
        <w:rPr>
          <w:rFonts w:hint="eastAsia"/>
        </w:rPr>
        <w:t>2.4.4  参考文献的书写格式示例</w:t>
      </w:r>
      <w:bookmarkEnd w:id="55"/>
      <w:bookmarkEnd w:id="56"/>
    </w:p>
    <w:p>
      <w:pPr>
        <w:ind w:firstLine="480"/>
      </w:pPr>
      <w:r>
        <w:rPr>
          <w:rFonts w:hint="eastAsia"/>
        </w:rPr>
        <w:t>文献类型标志及参考文献书写示例请见“参考文献”部分。</w:t>
      </w:r>
    </w:p>
    <w:p>
      <w:pPr>
        <w:pStyle w:val="3"/>
        <w:spacing w:before="120"/>
      </w:pPr>
      <w:bookmarkStart w:id="57" w:name="_Toc26710274"/>
      <w:bookmarkStart w:id="58" w:name="_Toc30938"/>
      <w:r>
        <w:rPr>
          <w:rFonts w:hint="eastAsia"/>
        </w:rPr>
        <w:t>2.5  量和单位的使用</w:t>
      </w:r>
      <w:bookmarkEnd w:id="57"/>
      <w:bookmarkEnd w:id="58"/>
    </w:p>
    <w:p>
      <w:pPr>
        <w:pStyle w:val="4"/>
        <w:spacing w:before="120"/>
      </w:pPr>
      <w:bookmarkStart w:id="59" w:name="_Toc5988"/>
      <w:bookmarkStart w:id="60" w:name="_Toc26710275"/>
      <w:r>
        <w:rPr>
          <w:rFonts w:hint="eastAsia"/>
        </w:rPr>
        <w:t>2.5.1  使用方法</w:t>
      </w:r>
      <w:bookmarkEnd w:id="59"/>
      <w:bookmarkEnd w:id="60"/>
    </w:p>
    <w:p>
      <w:pPr>
        <w:overflowPunct w:val="0"/>
        <w:ind w:firstLine="480" w:firstLineChars="200"/>
      </w:pPr>
      <w:r>
        <w:rPr>
          <w:rFonts w:hint="eastAsia"/>
        </w:rPr>
        <w:t>（1） 必须符合国家标准规定，不得使用已废弃的单位，如高斯（</w:t>
      </w:r>
      <w:r>
        <w:t>G</w:t>
      </w:r>
      <w:r>
        <w:rPr>
          <w:rFonts w:hint="eastAsia"/>
        </w:rPr>
        <w:t>和</w:t>
      </w:r>
      <w:r>
        <w:t>Gg</w:t>
      </w:r>
      <w:r>
        <w:rPr>
          <w:rFonts w:hint="eastAsia"/>
        </w:rPr>
        <w:t>）﹑亩﹑克分子浓度（</w:t>
      </w:r>
      <w:r>
        <w:t>M</w:t>
      </w:r>
      <w:r>
        <w:rPr>
          <w:rFonts w:hint="eastAsia"/>
        </w:rPr>
        <w:t>）﹑当量能度（</w:t>
      </w:r>
      <w:r>
        <w:t>N</w:t>
      </w:r>
      <w:r>
        <w:rPr>
          <w:rFonts w:hint="eastAsia"/>
        </w:rPr>
        <w:t>）等。</w:t>
      </w:r>
    </w:p>
    <w:p>
      <w:pPr>
        <w:ind w:firstLine="480" w:firstLineChars="200"/>
        <w:rPr>
          <w:highlight w:val="none"/>
        </w:rPr>
      </w:pPr>
      <w:r>
        <w:rPr>
          <w:rFonts w:hint="eastAsia"/>
        </w:rPr>
        <w:t>（2） 量和单位不用中文名称，而用法定符号表示。</w:t>
      </w:r>
      <w:r>
        <w:rPr>
          <w:rFonts w:hint="eastAsia"/>
          <w:highlight w:val="none"/>
        </w:rPr>
        <w:t>符号字体采用Times New Roman。</w:t>
      </w:r>
    </w:p>
    <w:p>
      <w:pPr>
        <w:pStyle w:val="4"/>
        <w:spacing w:before="120"/>
        <w:rPr>
          <w:highlight w:val="none"/>
        </w:rPr>
      </w:pPr>
      <w:bookmarkStart w:id="61" w:name="_Toc9508"/>
      <w:bookmarkStart w:id="62" w:name="_Toc26710276"/>
      <w:r>
        <w:rPr>
          <w:rFonts w:hint="eastAsia"/>
          <w:highlight w:val="none"/>
        </w:rPr>
        <w:t>2.5.2  中华人民共和国法定计量单位</w:t>
      </w:r>
      <w:bookmarkEnd w:id="61"/>
      <w:bookmarkEnd w:id="62"/>
    </w:p>
    <w:p>
      <w:pPr>
        <w:widowControl w:val="0"/>
        <w:ind w:firstLine="480" w:firstLineChars="200"/>
        <w:rPr>
          <w:highlight w:val="none"/>
        </w:rPr>
      </w:pPr>
      <w:r>
        <w:rPr>
          <w:rFonts w:hint="eastAsia"/>
          <w:highlight w:val="none"/>
        </w:rPr>
        <w:t>中华人民共和国法定计量单位如表2.4至表2.8所示。</w:t>
      </w:r>
    </w:p>
    <w:p>
      <w:pPr>
        <w:widowControl w:val="0"/>
        <w:ind w:firstLine="480" w:firstLineChars="200"/>
      </w:pPr>
    </w:p>
    <w:p>
      <w:pPr>
        <w:pStyle w:val="28"/>
        <w:keepLines/>
        <w:ind w:firstLine="0" w:firstLineChars="0"/>
        <w:rPr>
          <w:lang w:eastAsia="zh-CN"/>
        </w:rPr>
      </w:pPr>
      <w:r>
        <w:rPr>
          <w:rFonts w:hint="eastAsia"/>
          <w:lang w:eastAsia="zh-CN"/>
        </w:rPr>
        <w:t>表2.4  国际单位制的辅助单位</w:t>
      </w:r>
    </w:p>
    <w:tbl>
      <w:tblPr>
        <w:tblStyle w:val="15"/>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2379"/>
        <w:gridCol w:w="2380"/>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379" w:type="dxa"/>
            <w:tcBorders>
              <w:bottom w:val="single" w:color="auto" w:sz="4" w:space="0"/>
              <w:right w:val="nil"/>
            </w:tcBorders>
            <w:vAlign w:val="center"/>
          </w:tcPr>
          <w:p>
            <w:pPr>
              <w:keepLines/>
              <w:spacing w:line="240" w:lineRule="auto"/>
              <w:jc w:val="center"/>
              <w:rPr>
                <w:rFonts w:ascii="宋体" w:hAnsi="宋体"/>
                <w:bCs/>
                <w:sz w:val="21"/>
                <w:szCs w:val="21"/>
              </w:rPr>
            </w:pPr>
            <w:r>
              <w:rPr>
                <w:rFonts w:hint="eastAsia" w:ascii="宋体" w:hAnsi="宋体"/>
                <w:bCs/>
                <w:sz w:val="21"/>
                <w:szCs w:val="21"/>
              </w:rPr>
              <w:t>量的名称</w:t>
            </w:r>
          </w:p>
        </w:tc>
        <w:tc>
          <w:tcPr>
            <w:tcW w:w="2379" w:type="dxa"/>
            <w:tcBorders>
              <w:left w:val="nil"/>
              <w:bottom w:val="single" w:color="auto" w:sz="4" w:space="0"/>
              <w:right w:val="nil"/>
            </w:tcBorders>
            <w:vAlign w:val="center"/>
          </w:tcPr>
          <w:p>
            <w:pPr>
              <w:keepLines/>
              <w:spacing w:line="240" w:lineRule="auto"/>
              <w:jc w:val="center"/>
              <w:rPr>
                <w:rFonts w:ascii="宋体" w:hAnsi="宋体"/>
                <w:bCs/>
                <w:sz w:val="21"/>
                <w:szCs w:val="21"/>
              </w:rPr>
            </w:pPr>
            <w:r>
              <w:rPr>
                <w:rFonts w:hint="eastAsia" w:ascii="宋体" w:hAnsi="宋体"/>
                <w:bCs/>
                <w:sz w:val="21"/>
                <w:szCs w:val="21"/>
              </w:rPr>
              <w:t>单位名称</w:t>
            </w:r>
          </w:p>
        </w:tc>
        <w:tc>
          <w:tcPr>
            <w:tcW w:w="2380" w:type="dxa"/>
            <w:tcBorders>
              <w:left w:val="nil"/>
              <w:bottom w:val="single" w:color="auto" w:sz="4" w:space="0"/>
            </w:tcBorders>
            <w:vAlign w:val="center"/>
          </w:tcPr>
          <w:p>
            <w:pPr>
              <w:keepLines/>
              <w:spacing w:line="240" w:lineRule="auto"/>
              <w:jc w:val="center"/>
              <w:rPr>
                <w:rFonts w:ascii="宋体" w:hAnsi="宋体"/>
                <w:bCs/>
                <w:sz w:val="21"/>
                <w:szCs w:val="21"/>
              </w:rPr>
            </w:pPr>
            <w:r>
              <w:rPr>
                <w:rFonts w:hint="eastAsia" w:ascii="宋体" w:hAnsi="宋体"/>
                <w:bCs/>
                <w:sz w:val="21"/>
                <w:szCs w:val="21"/>
              </w:rPr>
              <w:t>单位符号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379" w:type="dxa"/>
            <w:tcBorders>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平面角</w:t>
            </w:r>
          </w:p>
        </w:tc>
        <w:tc>
          <w:tcPr>
            <w:tcW w:w="2379" w:type="dxa"/>
            <w:tcBorders>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弧度</w:t>
            </w:r>
          </w:p>
        </w:tc>
        <w:tc>
          <w:tcPr>
            <w:tcW w:w="2380" w:type="dxa"/>
            <w:tcBorders>
              <w:left w:val="nil"/>
              <w:bottom w:val="nil"/>
            </w:tcBorders>
            <w:vAlign w:val="center"/>
          </w:tcPr>
          <w:p>
            <w:pPr>
              <w:keepLines/>
              <w:spacing w:line="240" w:lineRule="auto"/>
              <w:jc w:val="center"/>
              <w:rPr>
                <w:bCs/>
                <w:sz w:val="21"/>
                <w:szCs w:val="21"/>
                <w:highlight w:val="none"/>
              </w:rPr>
            </w:pPr>
            <w:r>
              <w:rPr>
                <w:bCs/>
                <w:sz w:val="21"/>
                <w:szCs w:val="21"/>
                <w:highlight w:val="none"/>
              </w:rPr>
              <w:t>rad</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379" w:type="dxa"/>
            <w:tcBorders>
              <w:top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立体角</w:t>
            </w:r>
          </w:p>
        </w:tc>
        <w:tc>
          <w:tcPr>
            <w:tcW w:w="2379" w:type="dxa"/>
            <w:tcBorders>
              <w:top w:val="nil"/>
              <w:left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球面度</w:t>
            </w:r>
          </w:p>
        </w:tc>
        <w:tc>
          <w:tcPr>
            <w:tcW w:w="2380" w:type="dxa"/>
            <w:tcBorders>
              <w:top w:val="nil"/>
              <w:left w:val="nil"/>
            </w:tcBorders>
            <w:vAlign w:val="center"/>
          </w:tcPr>
          <w:p>
            <w:pPr>
              <w:keepLines/>
              <w:spacing w:line="240" w:lineRule="auto"/>
              <w:jc w:val="center"/>
              <w:rPr>
                <w:bCs/>
                <w:sz w:val="21"/>
                <w:szCs w:val="21"/>
                <w:highlight w:val="none"/>
              </w:rPr>
            </w:pPr>
            <w:r>
              <w:rPr>
                <w:bCs/>
                <w:sz w:val="21"/>
                <w:szCs w:val="21"/>
                <w:highlight w:val="none"/>
              </w:rPr>
              <w:t>sr</w:t>
            </w:r>
          </w:p>
        </w:tc>
      </w:tr>
    </w:tbl>
    <w:p>
      <w:pPr>
        <w:keepLines/>
        <w:rPr>
          <w:highlight w:val="none"/>
        </w:rPr>
      </w:pPr>
    </w:p>
    <w:p>
      <w:pPr>
        <w:pStyle w:val="28"/>
        <w:keepLines/>
        <w:ind w:firstLine="0" w:firstLineChars="0"/>
        <w:rPr>
          <w:highlight w:val="none"/>
          <w:lang w:eastAsia="zh-CN"/>
        </w:rPr>
      </w:pPr>
      <w:r>
        <w:rPr>
          <w:rFonts w:hint="eastAsia"/>
          <w:highlight w:val="none"/>
          <w:lang w:eastAsia="zh-CN"/>
        </w:rPr>
        <w:t>表2.5  国际单位制中具有专门名称的导出单位</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6"/>
        <w:gridCol w:w="1596"/>
        <w:gridCol w:w="1196"/>
        <w:gridCol w:w="16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left w:val="nil"/>
              <w:bottom w:val="single" w:color="auto" w:sz="4" w:space="0"/>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量的名称</w:t>
            </w:r>
          </w:p>
        </w:tc>
        <w:tc>
          <w:tcPr>
            <w:tcW w:w="1596" w:type="dxa"/>
            <w:tcBorders>
              <w:left w:val="nil"/>
              <w:bottom w:val="single" w:color="auto" w:sz="4" w:space="0"/>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单位名称</w:t>
            </w:r>
          </w:p>
        </w:tc>
        <w:tc>
          <w:tcPr>
            <w:tcW w:w="1196" w:type="dxa"/>
            <w:tcBorders>
              <w:left w:val="nil"/>
              <w:bottom w:val="single" w:color="auto" w:sz="4" w:space="0"/>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单位符号</w:t>
            </w:r>
          </w:p>
        </w:tc>
        <w:tc>
          <w:tcPr>
            <w:tcW w:w="1691" w:type="dxa"/>
            <w:tcBorders>
              <w:left w:val="nil"/>
              <w:bottom w:val="single" w:color="auto" w:sz="4" w:space="0"/>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其他表示式例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频率</w:t>
            </w:r>
          </w:p>
        </w:tc>
        <w:tc>
          <w:tcPr>
            <w:tcW w:w="1596" w:type="dxa"/>
            <w:tcBorders>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赫［兹］</w:t>
            </w:r>
          </w:p>
        </w:tc>
        <w:tc>
          <w:tcPr>
            <w:tcW w:w="1196" w:type="dxa"/>
            <w:tcBorders>
              <w:left w:val="nil"/>
              <w:bottom w:val="nil"/>
              <w:right w:val="nil"/>
            </w:tcBorders>
            <w:vAlign w:val="center"/>
          </w:tcPr>
          <w:p>
            <w:pPr>
              <w:keepLines/>
              <w:spacing w:line="240" w:lineRule="auto"/>
              <w:jc w:val="center"/>
              <w:rPr>
                <w:bCs/>
                <w:sz w:val="21"/>
                <w:szCs w:val="21"/>
                <w:highlight w:val="none"/>
              </w:rPr>
            </w:pPr>
            <w:r>
              <w:rPr>
                <w:bCs/>
                <w:sz w:val="21"/>
                <w:szCs w:val="21"/>
                <w:highlight w:val="none"/>
              </w:rPr>
              <w:t>Hz</w:t>
            </w:r>
          </w:p>
        </w:tc>
        <w:tc>
          <w:tcPr>
            <w:tcW w:w="1691" w:type="dxa"/>
            <w:tcBorders>
              <w:left w:val="nil"/>
              <w:bottom w:val="nil"/>
              <w:right w:val="nil"/>
            </w:tcBorders>
            <w:vAlign w:val="center"/>
          </w:tcPr>
          <w:p>
            <w:pPr>
              <w:keepLines/>
              <w:spacing w:line="240" w:lineRule="auto"/>
              <w:jc w:val="center"/>
              <w:rPr>
                <w:bCs/>
                <w:sz w:val="21"/>
                <w:szCs w:val="21"/>
                <w:highlight w:val="none"/>
              </w:rPr>
            </w:pPr>
            <w:r>
              <w:rPr>
                <w:bCs/>
                <w:sz w:val="21"/>
                <w:szCs w:val="21"/>
                <w:highlight w:val="none"/>
              </w:rPr>
              <w:t>s</w:t>
            </w:r>
            <w:r>
              <w:rPr>
                <w:bCs/>
                <w:sz w:val="21"/>
                <w:szCs w:val="21"/>
                <w:highlight w:val="none"/>
                <w:vertAlign w:val="superscript"/>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力；重力</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牛［顿］</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N</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kg·m/s</w:t>
            </w:r>
            <w:r>
              <w:rPr>
                <w:bCs/>
                <w:sz w:val="21"/>
                <w:szCs w:val="21"/>
                <w:highlight w:val="none"/>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压力，压强；应力</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帕［斯卡］</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Pa</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N/m</w:t>
            </w:r>
            <w:r>
              <w:rPr>
                <w:bCs/>
                <w:sz w:val="21"/>
                <w:szCs w:val="21"/>
                <w:highlight w:val="none"/>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能量；功；热</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焦［耳］</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J</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N·m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功率；辐射通量</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瓦［特］</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W</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J/s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电荷量</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库［仑］</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C</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电位；电压；电动势</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伏［特］</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V</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W/A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电容</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法［拉］</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F</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C/V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电阻</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欧［姆］</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Ω</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电导</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西［门子］</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S</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A/V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磁通量</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韦［伯］</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Wb</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V·s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磁通量密度，磁感应强度</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特［斯拉］</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T</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Wb/m</w:t>
            </w:r>
            <w:r>
              <w:rPr>
                <w:bCs/>
                <w:sz w:val="21"/>
                <w:szCs w:val="21"/>
                <w:highlight w:val="none"/>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电感</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亨［利］</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H</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Wb/A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摄氏温度</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摄氏度</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光通量</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流明</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lm</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cd·sr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光照度</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勒［克斯］</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lx</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lm/m</w:t>
            </w:r>
            <w:r>
              <w:rPr>
                <w:bCs/>
                <w:sz w:val="21"/>
                <w:szCs w:val="21"/>
                <w:highlight w:val="none"/>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放射性活度</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贝可［勒尔］</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Bq</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s</w:t>
            </w:r>
            <w:r>
              <w:rPr>
                <w:bCs/>
                <w:sz w:val="21"/>
                <w:szCs w:val="21"/>
                <w:highlight w:val="none"/>
                <w:vertAlign w:val="superscript"/>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吸收剂量</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戈［瑞］</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Gy</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J/kg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剂量当量</w:t>
            </w:r>
          </w:p>
        </w:tc>
        <w:tc>
          <w:tcPr>
            <w:tcW w:w="1596" w:type="dxa"/>
            <w:tcBorders>
              <w:top w:val="nil"/>
              <w:left w:val="nil"/>
              <w:bottom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希［沃特］</w:t>
            </w:r>
          </w:p>
        </w:tc>
        <w:tc>
          <w:tcPr>
            <w:tcW w:w="1196"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Sv</w:t>
            </w:r>
          </w:p>
        </w:tc>
        <w:tc>
          <w:tcPr>
            <w:tcW w:w="1691" w:type="dxa"/>
            <w:tcBorders>
              <w:top w:val="nil"/>
              <w:left w:val="nil"/>
              <w:bottom w:val="nil"/>
              <w:right w:val="nil"/>
            </w:tcBorders>
            <w:vAlign w:val="center"/>
          </w:tcPr>
          <w:p>
            <w:pPr>
              <w:keepLines/>
              <w:spacing w:line="240" w:lineRule="auto"/>
              <w:jc w:val="center"/>
              <w:rPr>
                <w:bCs/>
                <w:sz w:val="21"/>
                <w:szCs w:val="21"/>
                <w:highlight w:val="none"/>
              </w:rPr>
            </w:pPr>
            <w:r>
              <w:rPr>
                <w:bCs/>
                <w:sz w:val="21"/>
                <w:szCs w:val="21"/>
                <w:highlight w:val="none"/>
              </w:rPr>
              <w:t>J/kg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96" w:type="dxa"/>
            <w:tcBorders>
              <w:top w:val="nil"/>
              <w:left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剂量当量</w:t>
            </w:r>
          </w:p>
        </w:tc>
        <w:tc>
          <w:tcPr>
            <w:tcW w:w="1596" w:type="dxa"/>
            <w:tcBorders>
              <w:top w:val="nil"/>
              <w:left w:val="nil"/>
              <w:right w:val="nil"/>
            </w:tcBorders>
            <w:vAlign w:val="center"/>
          </w:tcPr>
          <w:p>
            <w:pPr>
              <w:keepLines/>
              <w:spacing w:line="240" w:lineRule="auto"/>
              <w:jc w:val="center"/>
              <w:rPr>
                <w:rFonts w:ascii="宋体" w:hAnsi="宋体"/>
                <w:bCs/>
                <w:sz w:val="21"/>
                <w:szCs w:val="21"/>
                <w:highlight w:val="none"/>
              </w:rPr>
            </w:pPr>
            <w:r>
              <w:rPr>
                <w:rFonts w:hint="eastAsia" w:ascii="宋体" w:hAnsi="宋体"/>
                <w:bCs/>
                <w:sz w:val="21"/>
                <w:szCs w:val="21"/>
                <w:highlight w:val="none"/>
              </w:rPr>
              <w:t>希［沃特］</w:t>
            </w:r>
          </w:p>
        </w:tc>
        <w:tc>
          <w:tcPr>
            <w:tcW w:w="1196" w:type="dxa"/>
            <w:tcBorders>
              <w:top w:val="nil"/>
              <w:left w:val="nil"/>
              <w:right w:val="nil"/>
            </w:tcBorders>
            <w:vAlign w:val="center"/>
          </w:tcPr>
          <w:p>
            <w:pPr>
              <w:keepLines/>
              <w:spacing w:line="240" w:lineRule="auto"/>
              <w:jc w:val="center"/>
              <w:rPr>
                <w:bCs/>
                <w:sz w:val="21"/>
                <w:szCs w:val="21"/>
                <w:highlight w:val="none"/>
              </w:rPr>
            </w:pPr>
            <w:r>
              <w:rPr>
                <w:bCs/>
                <w:sz w:val="21"/>
                <w:szCs w:val="21"/>
                <w:highlight w:val="none"/>
              </w:rPr>
              <w:t>Sv</w:t>
            </w:r>
          </w:p>
        </w:tc>
        <w:tc>
          <w:tcPr>
            <w:tcW w:w="1691" w:type="dxa"/>
            <w:tcBorders>
              <w:top w:val="nil"/>
              <w:left w:val="nil"/>
              <w:right w:val="nil"/>
            </w:tcBorders>
            <w:vAlign w:val="center"/>
          </w:tcPr>
          <w:p>
            <w:pPr>
              <w:keepLines/>
              <w:spacing w:line="240" w:lineRule="auto"/>
              <w:jc w:val="center"/>
              <w:rPr>
                <w:bCs/>
                <w:sz w:val="21"/>
                <w:szCs w:val="21"/>
                <w:highlight w:val="none"/>
              </w:rPr>
            </w:pPr>
            <w:r>
              <w:rPr>
                <w:bCs/>
                <w:sz w:val="21"/>
                <w:szCs w:val="21"/>
                <w:highlight w:val="none"/>
              </w:rPr>
              <w:t>J/kg</w:t>
            </w:r>
          </w:p>
        </w:tc>
      </w:tr>
    </w:tbl>
    <w:p/>
    <w:p>
      <w:pPr>
        <w:pStyle w:val="28"/>
        <w:ind w:firstLine="0" w:firstLineChars="0"/>
        <w:rPr>
          <w:lang w:eastAsia="zh-CN"/>
        </w:rPr>
      </w:pPr>
      <w:r>
        <w:rPr>
          <w:lang w:eastAsia="zh-CN"/>
        </w:rPr>
        <w:br w:type="page"/>
      </w:r>
      <w:r>
        <w:rPr>
          <w:rFonts w:hint="eastAsia"/>
          <w:lang w:eastAsia="zh-CN"/>
        </w:rPr>
        <w:t>表2.6  国际单位制的基本单位</w:t>
      </w:r>
    </w:p>
    <w:tbl>
      <w:tblPr>
        <w:tblStyle w:val="15"/>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6"/>
        <w:gridCol w:w="2386"/>
        <w:gridCol w:w="238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86" w:type="dxa"/>
            <w:tcBorders>
              <w:bottom w:val="single" w:color="auto" w:sz="4" w:space="0"/>
              <w:right w:val="nil"/>
            </w:tcBorders>
            <w:vAlign w:val="center"/>
          </w:tcPr>
          <w:p>
            <w:pPr>
              <w:spacing w:line="240" w:lineRule="auto"/>
              <w:jc w:val="center"/>
              <w:rPr>
                <w:rFonts w:ascii="宋体" w:hAnsi="宋体"/>
                <w:bCs/>
                <w:sz w:val="21"/>
                <w:szCs w:val="21"/>
              </w:rPr>
            </w:pPr>
            <w:r>
              <w:rPr>
                <w:rFonts w:hint="eastAsia" w:ascii="宋体" w:hAnsi="宋体"/>
                <w:bCs/>
                <w:sz w:val="21"/>
                <w:szCs w:val="21"/>
              </w:rPr>
              <w:t>量的名称</w:t>
            </w:r>
          </w:p>
        </w:tc>
        <w:tc>
          <w:tcPr>
            <w:tcW w:w="2386" w:type="dxa"/>
            <w:tcBorders>
              <w:left w:val="nil"/>
              <w:bottom w:val="single" w:color="auto" w:sz="4" w:space="0"/>
              <w:right w:val="nil"/>
            </w:tcBorders>
            <w:vAlign w:val="center"/>
          </w:tcPr>
          <w:p>
            <w:pPr>
              <w:spacing w:line="240" w:lineRule="auto"/>
              <w:jc w:val="center"/>
              <w:rPr>
                <w:rFonts w:ascii="宋体" w:hAnsi="宋体"/>
                <w:bCs/>
                <w:sz w:val="21"/>
                <w:szCs w:val="21"/>
              </w:rPr>
            </w:pPr>
            <w:r>
              <w:rPr>
                <w:rFonts w:hint="eastAsia" w:ascii="宋体" w:hAnsi="宋体"/>
                <w:bCs/>
                <w:sz w:val="21"/>
                <w:szCs w:val="21"/>
              </w:rPr>
              <w:t>单位名称</w:t>
            </w:r>
          </w:p>
        </w:tc>
        <w:tc>
          <w:tcPr>
            <w:tcW w:w="2386" w:type="dxa"/>
            <w:tcBorders>
              <w:left w:val="nil"/>
              <w:bottom w:val="single" w:color="auto" w:sz="4" w:space="0"/>
            </w:tcBorders>
            <w:vAlign w:val="center"/>
          </w:tcPr>
          <w:p>
            <w:pPr>
              <w:spacing w:line="240" w:lineRule="auto"/>
              <w:jc w:val="center"/>
              <w:rPr>
                <w:rFonts w:ascii="宋体" w:hAnsi="宋体"/>
                <w:bCs/>
                <w:sz w:val="21"/>
                <w:szCs w:val="21"/>
              </w:rPr>
            </w:pPr>
            <w:r>
              <w:rPr>
                <w:rFonts w:hint="eastAsia" w:ascii="宋体" w:hAnsi="宋体"/>
                <w:bCs/>
                <w:sz w:val="21"/>
                <w:szCs w:val="21"/>
              </w:rPr>
              <w:t>单位符号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86" w:type="dxa"/>
            <w:tcBorders>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长度</w:t>
            </w:r>
          </w:p>
        </w:tc>
        <w:tc>
          <w:tcPr>
            <w:tcW w:w="2386" w:type="dxa"/>
            <w:tcBorders>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米</w:t>
            </w:r>
          </w:p>
        </w:tc>
        <w:tc>
          <w:tcPr>
            <w:tcW w:w="2386" w:type="dxa"/>
            <w:tcBorders>
              <w:left w:val="nil"/>
              <w:bottom w:val="nil"/>
            </w:tcBorders>
            <w:vAlign w:val="center"/>
          </w:tcPr>
          <w:p>
            <w:pPr>
              <w:spacing w:line="240" w:lineRule="auto"/>
              <w:jc w:val="center"/>
              <w:rPr>
                <w:bCs/>
                <w:sz w:val="21"/>
                <w:szCs w:val="21"/>
                <w:highlight w:val="none"/>
              </w:rPr>
            </w:pPr>
            <w:r>
              <w:rPr>
                <w:bCs/>
                <w:sz w:val="21"/>
                <w:szCs w:val="21"/>
                <w:highlight w:val="none"/>
              </w:rPr>
              <w:t>m</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86" w:type="dxa"/>
            <w:tcBorders>
              <w:top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质量</w:t>
            </w:r>
          </w:p>
        </w:tc>
        <w:tc>
          <w:tcPr>
            <w:tcW w:w="238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千克（公斤）</w:t>
            </w:r>
          </w:p>
        </w:tc>
        <w:tc>
          <w:tcPr>
            <w:tcW w:w="2386" w:type="dxa"/>
            <w:tcBorders>
              <w:top w:val="nil"/>
              <w:left w:val="nil"/>
              <w:bottom w:val="nil"/>
            </w:tcBorders>
            <w:vAlign w:val="center"/>
          </w:tcPr>
          <w:p>
            <w:pPr>
              <w:spacing w:line="240" w:lineRule="auto"/>
              <w:jc w:val="center"/>
              <w:rPr>
                <w:bCs/>
                <w:sz w:val="21"/>
                <w:szCs w:val="21"/>
                <w:highlight w:val="none"/>
              </w:rPr>
            </w:pPr>
            <w:r>
              <w:rPr>
                <w:bCs/>
                <w:sz w:val="21"/>
                <w:szCs w:val="21"/>
                <w:highlight w:val="none"/>
              </w:rPr>
              <w:t>kg</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86" w:type="dxa"/>
            <w:tcBorders>
              <w:top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时间</w:t>
            </w:r>
          </w:p>
        </w:tc>
        <w:tc>
          <w:tcPr>
            <w:tcW w:w="238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秒</w:t>
            </w:r>
          </w:p>
        </w:tc>
        <w:tc>
          <w:tcPr>
            <w:tcW w:w="2386" w:type="dxa"/>
            <w:tcBorders>
              <w:top w:val="nil"/>
              <w:left w:val="nil"/>
              <w:bottom w:val="nil"/>
            </w:tcBorders>
            <w:vAlign w:val="center"/>
          </w:tcPr>
          <w:p>
            <w:pPr>
              <w:spacing w:line="240" w:lineRule="auto"/>
              <w:jc w:val="center"/>
              <w:rPr>
                <w:bCs/>
                <w:sz w:val="21"/>
                <w:szCs w:val="21"/>
                <w:highlight w:val="none"/>
              </w:rPr>
            </w:pPr>
            <w:r>
              <w:rPr>
                <w:bCs/>
                <w:sz w:val="21"/>
                <w:szCs w:val="21"/>
                <w:highlight w:val="none"/>
              </w:rPr>
              <w:t>s</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86" w:type="dxa"/>
            <w:tcBorders>
              <w:top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电流</w:t>
            </w:r>
          </w:p>
        </w:tc>
        <w:tc>
          <w:tcPr>
            <w:tcW w:w="238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安［培］</w:t>
            </w:r>
          </w:p>
        </w:tc>
        <w:tc>
          <w:tcPr>
            <w:tcW w:w="2386" w:type="dxa"/>
            <w:tcBorders>
              <w:top w:val="nil"/>
              <w:left w:val="nil"/>
              <w:bottom w:val="nil"/>
            </w:tcBorders>
            <w:vAlign w:val="center"/>
          </w:tcPr>
          <w:p>
            <w:pPr>
              <w:spacing w:line="240" w:lineRule="auto"/>
              <w:jc w:val="center"/>
              <w:rPr>
                <w:bCs/>
                <w:sz w:val="21"/>
                <w:szCs w:val="21"/>
                <w:highlight w:val="none"/>
              </w:rPr>
            </w:pPr>
            <w:r>
              <w:rPr>
                <w:bCs/>
                <w:sz w:val="21"/>
                <w:szCs w:val="21"/>
                <w:highlight w:val="none"/>
              </w:rPr>
              <w:t>A</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86" w:type="dxa"/>
            <w:tcBorders>
              <w:top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热力学温度</w:t>
            </w:r>
          </w:p>
        </w:tc>
        <w:tc>
          <w:tcPr>
            <w:tcW w:w="238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开［尔文］</w:t>
            </w:r>
          </w:p>
        </w:tc>
        <w:tc>
          <w:tcPr>
            <w:tcW w:w="2386" w:type="dxa"/>
            <w:tcBorders>
              <w:top w:val="nil"/>
              <w:left w:val="nil"/>
              <w:bottom w:val="nil"/>
            </w:tcBorders>
            <w:vAlign w:val="center"/>
          </w:tcPr>
          <w:p>
            <w:pPr>
              <w:spacing w:line="240" w:lineRule="auto"/>
              <w:jc w:val="center"/>
              <w:rPr>
                <w:bCs/>
                <w:sz w:val="21"/>
                <w:szCs w:val="21"/>
                <w:highlight w:val="none"/>
              </w:rPr>
            </w:pPr>
            <w:r>
              <w:rPr>
                <w:bCs/>
                <w:sz w:val="21"/>
                <w:szCs w:val="21"/>
                <w:highlight w:val="none"/>
              </w:rPr>
              <w:t>K</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86" w:type="dxa"/>
            <w:tcBorders>
              <w:top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物质的量</w:t>
            </w:r>
          </w:p>
        </w:tc>
        <w:tc>
          <w:tcPr>
            <w:tcW w:w="238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摩［尔］</w:t>
            </w:r>
          </w:p>
        </w:tc>
        <w:tc>
          <w:tcPr>
            <w:tcW w:w="2386" w:type="dxa"/>
            <w:tcBorders>
              <w:top w:val="nil"/>
              <w:left w:val="nil"/>
              <w:bottom w:val="nil"/>
            </w:tcBorders>
            <w:vAlign w:val="center"/>
          </w:tcPr>
          <w:p>
            <w:pPr>
              <w:spacing w:line="240" w:lineRule="auto"/>
              <w:jc w:val="center"/>
              <w:rPr>
                <w:bCs/>
                <w:sz w:val="21"/>
                <w:szCs w:val="21"/>
                <w:highlight w:val="none"/>
              </w:rPr>
            </w:pPr>
            <w:r>
              <w:rPr>
                <w:bCs/>
                <w:sz w:val="21"/>
                <w:szCs w:val="21"/>
                <w:highlight w:val="none"/>
              </w:rPr>
              <w:t>mol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86" w:type="dxa"/>
            <w:tcBorders>
              <w:top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发光强度</w:t>
            </w:r>
          </w:p>
        </w:tc>
        <w:tc>
          <w:tcPr>
            <w:tcW w:w="2386" w:type="dxa"/>
            <w:tcBorders>
              <w:top w:val="nil"/>
              <w:left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坎［德拉］</w:t>
            </w:r>
          </w:p>
        </w:tc>
        <w:tc>
          <w:tcPr>
            <w:tcW w:w="2386" w:type="dxa"/>
            <w:tcBorders>
              <w:top w:val="nil"/>
              <w:left w:val="nil"/>
            </w:tcBorders>
            <w:vAlign w:val="center"/>
          </w:tcPr>
          <w:p>
            <w:pPr>
              <w:spacing w:line="240" w:lineRule="auto"/>
              <w:jc w:val="center"/>
              <w:rPr>
                <w:bCs/>
                <w:sz w:val="21"/>
                <w:szCs w:val="21"/>
                <w:highlight w:val="none"/>
              </w:rPr>
            </w:pPr>
            <w:r>
              <w:rPr>
                <w:bCs/>
                <w:sz w:val="21"/>
                <w:szCs w:val="21"/>
                <w:highlight w:val="none"/>
              </w:rPr>
              <w:t>cd</w:t>
            </w:r>
          </w:p>
        </w:tc>
      </w:tr>
    </w:tbl>
    <w:p>
      <w:pPr>
        <w:rPr>
          <w:highlight w:val="none"/>
        </w:rPr>
      </w:pPr>
    </w:p>
    <w:p>
      <w:pPr>
        <w:pStyle w:val="28"/>
        <w:ind w:firstLine="0" w:firstLineChars="0"/>
        <w:rPr>
          <w:highlight w:val="none"/>
          <w:lang w:eastAsia="zh-CN"/>
        </w:rPr>
      </w:pPr>
      <w:r>
        <w:rPr>
          <w:rFonts w:hint="eastAsia"/>
          <w:highlight w:val="none"/>
          <w:lang w:eastAsia="zh-CN"/>
        </w:rPr>
        <w:t>表2.7  国家选定的非国际单位制单位</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1656"/>
        <w:gridCol w:w="1236"/>
        <w:gridCol w:w="2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left w:val="nil"/>
              <w:bottom w:val="single" w:color="auto" w:sz="4" w:space="0"/>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量的名称</w:t>
            </w:r>
          </w:p>
        </w:tc>
        <w:tc>
          <w:tcPr>
            <w:tcW w:w="1656" w:type="dxa"/>
            <w:tcBorders>
              <w:left w:val="nil"/>
              <w:bottom w:val="single" w:color="auto" w:sz="4" w:space="0"/>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单位名称</w:t>
            </w:r>
          </w:p>
        </w:tc>
        <w:tc>
          <w:tcPr>
            <w:tcW w:w="1236" w:type="dxa"/>
            <w:tcBorders>
              <w:left w:val="nil"/>
              <w:bottom w:val="single" w:color="auto" w:sz="4" w:space="0"/>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单位符号</w:t>
            </w:r>
          </w:p>
        </w:tc>
        <w:tc>
          <w:tcPr>
            <w:tcW w:w="2613" w:type="dxa"/>
            <w:tcBorders>
              <w:left w:val="nil"/>
              <w:bottom w:val="single" w:color="auto" w:sz="4" w:space="0"/>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换算关系和说明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时间</w:t>
            </w:r>
          </w:p>
        </w:tc>
        <w:tc>
          <w:tcPr>
            <w:tcW w:w="1656" w:type="dxa"/>
            <w:tcBorders>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分</w:t>
            </w:r>
          </w:p>
          <w:p>
            <w:pPr>
              <w:spacing w:line="240" w:lineRule="auto"/>
              <w:jc w:val="center"/>
              <w:rPr>
                <w:rFonts w:ascii="宋体" w:hAnsi="宋体"/>
                <w:bCs/>
                <w:sz w:val="21"/>
                <w:szCs w:val="21"/>
                <w:highlight w:val="none"/>
              </w:rPr>
            </w:pPr>
            <w:r>
              <w:rPr>
                <w:rFonts w:hint="eastAsia" w:ascii="宋体" w:hAnsi="宋体"/>
                <w:bCs/>
                <w:sz w:val="21"/>
                <w:szCs w:val="21"/>
                <w:highlight w:val="none"/>
              </w:rPr>
              <w:t>［小］时</w:t>
            </w:r>
          </w:p>
          <w:p>
            <w:pPr>
              <w:spacing w:line="240" w:lineRule="auto"/>
              <w:jc w:val="center"/>
              <w:rPr>
                <w:rFonts w:ascii="宋体" w:hAnsi="宋体"/>
                <w:bCs/>
                <w:sz w:val="21"/>
                <w:szCs w:val="21"/>
                <w:highlight w:val="none"/>
              </w:rPr>
            </w:pPr>
            <w:r>
              <w:rPr>
                <w:rFonts w:hint="eastAsia" w:ascii="宋体" w:hAnsi="宋体"/>
                <w:bCs/>
                <w:sz w:val="21"/>
                <w:szCs w:val="21"/>
                <w:highlight w:val="none"/>
              </w:rPr>
              <w:t>天（日）</w:t>
            </w:r>
          </w:p>
        </w:tc>
        <w:tc>
          <w:tcPr>
            <w:tcW w:w="1236" w:type="dxa"/>
            <w:tcBorders>
              <w:left w:val="nil"/>
              <w:bottom w:val="nil"/>
              <w:right w:val="nil"/>
            </w:tcBorders>
            <w:vAlign w:val="center"/>
          </w:tcPr>
          <w:p>
            <w:pPr>
              <w:spacing w:line="240" w:lineRule="auto"/>
              <w:jc w:val="center"/>
              <w:rPr>
                <w:bCs/>
                <w:sz w:val="21"/>
                <w:szCs w:val="21"/>
                <w:highlight w:val="none"/>
              </w:rPr>
            </w:pPr>
            <w:r>
              <w:rPr>
                <w:bCs/>
                <w:sz w:val="21"/>
                <w:szCs w:val="21"/>
                <w:highlight w:val="none"/>
              </w:rPr>
              <w:t>min</w:t>
            </w:r>
          </w:p>
          <w:p>
            <w:pPr>
              <w:spacing w:line="240" w:lineRule="auto"/>
              <w:jc w:val="center"/>
              <w:rPr>
                <w:bCs/>
                <w:sz w:val="21"/>
                <w:szCs w:val="21"/>
                <w:highlight w:val="none"/>
              </w:rPr>
            </w:pPr>
            <w:r>
              <w:rPr>
                <w:bCs/>
                <w:sz w:val="21"/>
                <w:szCs w:val="21"/>
                <w:highlight w:val="none"/>
              </w:rPr>
              <w:t>h</w:t>
            </w:r>
          </w:p>
          <w:p>
            <w:pPr>
              <w:spacing w:line="240" w:lineRule="auto"/>
              <w:jc w:val="center"/>
              <w:rPr>
                <w:bCs/>
                <w:sz w:val="21"/>
                <w:szCs w:val="21"/>
                <w:highlight w:val="none"/>
              </w:rPr>
            </w:pPr>
            <w:r>
              <w:rPr>
                <w:bCs/>
                <w:sz w:val="21"/>
                <w:szCs w:val="21"/>
                <w:highlight w:val="none"/>
              </w:rPr>
              <w:t>d</w:t>
            </w:r>
          </w:p>
        </w:tc>
        <w:tc>
          <w:tcPr>
            <w:tcW w:w="2613" w:type="dxa"/>
            <w:tcBorders>
              <w:left w:val="nil"/>
              <w:bottom w:val="nil"/>
              <w:right w:val="nil"/>
            </w:tcBorders>
            <w:vAlign w:val="center"/>
          </w:tcPr>
          <w:p>
            <w:pPr>
              <w:spacing w:line="240" w:lineRule="auto"/>
              <w:jc w:val="center"/>
              <w:rPr>
                <w:bCs/>
                <w:sz w:val="21"/>
                <w:szCs w:val="21"/>
                <w:highlight w:val="none"/>
              </w:rPr>
            </w:pPr>
            <w:r>
              <w:rPr>
                <w:bCs/>
                <w:sz w:val="21"/>
                <w:szCs w:val="21"/>
                <w:highlight w:val="none"/>
              </w:rPr>
              <w:t>1min=60s</w:t>
            </w:r>
          </w:p>
          <w:p>
            <w:pPr>
              <w:spacing w:line="240" w:lineRule="auto"/>
              <w:jc w:val="center"/>
              <w:rPr>
                <w:bCs/>
                <w:sz w:val="21"/>
                <w:szCs w:val="21"/>
                <w:highlight w:val="none"/>
              </w:rPr>
            </w:pPr>
            <w:r>
              <w:rPr>
                <w:bCs/>
                <w:sz w:val="21"/>
                <w:szCs w:val="21"/>
                <w:highlight w:val="none"/>
              </w:rPr>
              <w:t>1h=60min=3600s</w:t>
            </w:r>
          </w:p>
          <w:p>
            <w:pPr>
              <w:spacing w:line="240" w:lineRule="auto"/>
              <w:jc w:val="center"/>
              <w:rPr>
                <w:bCs/>
                <w:sz w:val="21"/>
                <w:szCs w:val="21"/>
                <w:highlight w:val="none"/>
              </w:rPr>
            </w:pPr>
            <w:r>
              <w:rPr>
                <w:bCs/>
                <w:sz w:val="21"/>
                <w:szCs w:val="21"/>
                <w:highlight w:val="none"/>
              </w:rPr>
              <w:t>1d=24h=86400s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平面角</w:t>
            </w:r>
          </w:p>
        </w:tc>
        <w:tc>
          <w:tcPr>
            <w:tcW w:w="165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［角］秒</w:t>
            </w:r>
          </w:p>
          <w:p>
            <w:pPr>
              <w:spacing w:line="240" w:lineRule="auto"/>
              <w:jc w:val="center"/>
              <w:rPr>
                <w:rFonts w:ascii="宋体" w:hAnsi="宋体"/>
                <w:bCs/>
                <w:sz w:val="21"/>
                <w:szCs w:val="21"/>
                <w:highlight w:val="none"/>
              </w:rPr>
            </w:pPr>
            <w:r>
              <w:rPr>
                <w:rFonts w:hint="eastAsia" w:ascii="宋体" w:hAnsi="宋体"/>
                <w:bCs/>
                <w:sz w:val="21"/>
                <w:szCs w:val="21"/>
                <w:highlight w:val="none"/>
              </w:rPr>
              <w:t>［角］分</w:t>
            </w:r>
          </w:p>
          <w:p>
            <w:pPr>
              <w:spacing w:line="240" w:lineRule="auto"/>
              <w:jc w:val="center"/>
              <w:rPr>
                <w:rFonts w:ascii="宋体" w:hAnsi="宋体"/>
                <w:bCs/>
                <w:sz w:val="21"/>
                <w:szCs w:val="21"/>
                <w:highlight w:val="none"/>
              </w:rPr>
            </w:pPr>
            <w:r>
              <w:rPr>
                <w:rFonts w:hint="eastAsia" w:ascii="宋体" w:hAnsi="宋体"/>
                <w:bCs/>
                <w:sz w:val="21"/>
                <w:szCs w:val="21"/>
                <w:highlight w:val="none"/>
              </w:rPr>
              <w:t>度</w:t>
            </w:r>
          </w:p>
        </w:tc>
        <w:tc>
          <w:tcPr>
            <w:tcW w:w="1236"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w:t>
            </w:r>
          </w:p>
          <w:p>
            <w:pPr>
              <w:spacing w:line="240" w:lineRule="auto"/>
              <w:jc w:val="center"/>
              <w:rPr>
                <w:bCs/>
                <w:sz w:val="21"/>
                <w:szCs w:val="21"/>
                <w:highlight w:val="none"/>
              </w:rPr>
            </w:pPr>
            <w:r>
              <w:rPr>
                <w:bCs/>
                <w:sz w:val="21"/>
                <w:szCs w:val="21"/>
                <w:highlight w:val="none"/>
              </w:rPr>
              <w:t>（'）</w:t>
            </w:r>
          </w:p>
          <w:p>
            <w:pPr>
              <w:spacing w:line="240" w:lineRule="auto"/>
              <w:jc w:val="center"/>
              <w:rPr>
                <w:bCs/>
                <w:sz w:val="21"/>
                <w:szCs w:val="21"/>
                <w:highlight w:val="none"/>
              </w:rPr>
            </w:pPr>
            <w:r>
              <w:rPr>
                <w:bCs/>
                <w:sz w:val="21"/>
                <w:szCs w:val="21"/>
                <w:highlight w:val="none"/>
              </w:rPr>
              <w:t>（°）</w:t>
            </w:r>
          </w:p>
        </w:tc>
        <w:tc>
          <w:tcPr>
            <w:tcW w:w="2613"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1"=（π/648000）rad</w:t>
            </w:r>
          </w:p>
          <w:p>
            <w:pPr>
              <w:spacing w:line="240" w:lineRule="auto"/>
              <w:jc w:val="center"/>
              <w:rPr>
                <w:bCs/>
                <w:sz w:val="21"/>
                <w:szCs w:val="21"/>
                <w:highlight w:val="none"/>
              </w:rPr>
            </w:pPr>
            <w:r>
              <w:rPr>
                <w:bCs/>
                <w:sz w:val="21"/>
                <w:szCs w:val="21"/>
                <w:highlight w:val="none"/>
              </w:rPr>
              <w:t>1'=60"=（π/10800）rad</w:t>
            </w:r>
          </w:p>
          <w:p>
            <w:pPr>
              <w:spacing w:line="240" w:lineRule="auto"/>
              <w:jc w:val="center"/>
              <w:rPr>
                <w:bCs/>
                <w:sz w:val="21"/>
                <w:szCs w:val="21"/>
                <w:highlight w:val="none"/>
              </w:rPr>
            </w:pPr>
            <w:r>
              <w:rPr>
                <w:bCs/>
                <w:sz w:val="21"/>
                <w:szCs w:val="21"/>
                <w:highlight w:val="none"/>
              </w:rPr>
              <w:t>1°=60'=（π/180）rad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旋转速度</w:t>
            </w:r>
          </w:p>
        </w:tc>
        <w:tc>
          <w:tcPr>
            <w:tcW w:w="165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转每分</w:t>
            </w:r>
          </w:p>
        </w:tc>
        <w:tc>
          <w:tcPr>
            <w:tcW w:w="1236"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r/min</w:t>
            </w:r>
          </w:p>
        </w:tc>
        <w:tc>
          <w:tcPr>
            <w:tcW w:w="2613"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1r/min=（1/60）s</w:t>
            </w:r>
            <w:r>
              <w:rPr>
                <w:bCs/>
                <w:sz w:val="21"/>
                <w:szCs w:val="21"/>
                <w:highlight w:val="none"/>
                <w:vertAlign w:val="superscript"/>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长度</w:t>
            </w:r>
          </w:p>
        </w:tc>
        <w:tc>
          <w:tcPr>
            <w:tcW w:w="165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海里</w:t>
            </w:r>
          </w:p>
        </w:tc>
        <w:tc>
          <w:tcPr>
            <w:tcW w:w="1236"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n mile</w:t>
            </w:r>
          </w:p>
        </w:tc>
        <w:tc>
          <w:tcPr>
            <w:tcW w:w="2613"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1n mile=1852m</w:t>
            </w:r>
          </w:p>
          <w:p>
            <w:pPr>
              <w:spacing w:line="240" w:lineRule="auto"/>
              <w:jc w:val="center"/>
              <w:rPr>
                <w:bCs/>
                <w:sz w:val="21"/>
                <w:szCs w:val="21"/>
                <w:highlight w:val="none"/>
              </w:rPr>
            </w:pPr>
            <w:r>
              <w:rPr>
                <w:bCs/>
                <w:sz w:val="21"/>
                <w:szCs w:val="21"/>
                <w:highlight w:val="none"/>
              </w:rPr>
              <w:t>（只用于航行）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速度</w:t>
            </w:r>
          </w:p>
        </w:tc>
        <w:tc>
          <w:tcPr>
            <w:tcW w:w="165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节</w:t>
            </w:r>
          </w:p>
        </w:tc>
        <w:tc>
          <w:tcPr>
            <w:tcW w:w="1236"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kn</w:t>
            </w:r>
          </w:p>
        </w:tc>
        <w:tc>
          <w:tcPr>
            <w:tcW w:w="2613"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1kn=1 n mile/h</w:t>
            </w:r>
          </w:p>
          <w:p>
            <w:pPr>
              <w:spacing w:line="240" w:lineRule="auto"/>
              <w:jc w:val="center"/>
              <w:rPr>
                <w:bCs/>
                <w:sz w:val="21"/>
                <w:szCs w:val="21"/>
                <w:highlight w:val="none"/>
              </w:rPr>
            </w:pPr>
            <w:r>
              <w:rPr>
                <w:bCs/>
                <w:sz w:val="21"/>
                <w:szCs w:val="21"/>
                <w:highlight w:val="none"/>
              </w:rPr>
              <w:t>=（1852/3600）m/s</w:t>
            </w:r>
          </w:p>
          <w:p>
            <w:pPr>
              <w:spacing w:line="240" w:lineRule="auto"/>
              <w:jc w:val="center"/>
              <w:rPr>
                <w:bCs/>
                <w:sz w:val="21"/>
                <w:szCs w:val="21"/>
                <w:highlight w:val="none"/>
              </w:rPr>
            </w:pPr>
            <w:r>
              <w:rPr>
                <w:bCs/>
                <w:sz w:val="21"/>
                <w:szCs w:val="21"/>
                <w:highlight w:val="none"/>
              </w:rPr>
              <w:t>（只用于航行）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质量</w:t>
            </w:r>
          </w:p>
        </w:tc>
        <w:tc>
          <w:tcPr>
            <w:tcW w:w="165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吨</w:t>
            </w:r>
          </w:p>
          <w:p>
            <w:pPr>
              <w:spacing w:line="240" w:lineRule="auto"/>
              <w:jc w:val="center"/>
              <w:rPr>
                <w:rFonts w:ascii="宋体" w:hAnsi="宋体"/>
                <w:bCs/>
                <w:sz w:val="21"/>
                <w:szCs w:val="21"/>
                <w:highlight w:val="none"/>
              </w:rPr>
            </w:pPr>
            <w:r>
              <w:rPr>
                <w:rFonts w:hint="eastAsia" w:ascii="宋体" w:hAnsi="宋体"/>
                <w:bCs/>
                <w:sz w:val="21"/>
                <w:szCs w:val="21"/>
                <w:highlight w:val="none"/>
              </w:rPr>
              <w:t>原子质量单位</w:t>
            </w:r>
          </w:p>
        </w:tc>
        <w:tc>
          <w:tcPr>
            <w:tcW w:w="1236"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t</w:t>
            </w:r>
          </w:p>
          <w:p>
            <w:pPr>
              <w:spacing w:line="240" w:lineRule="auto"/>
              <w:jc w:val="center"/>
              <w:rPr>
                <w:bCs/>
                <w:sz w:val="21"/>
                <w:szCs w:val="21"/>
                <w:highlight w:val="none"/>
              </w:rPr>
            </w:pPr>
            <w:r>
              <w:rPr>
                <w:bCs/>
                <w:sz w:val="21"/>
                <w:szCs w:val="21"/>
                <w:highlight w:val="none"/>
              </w:rPr>
              <w:t>u</w:t>
            </w:r>
          </w:p>
        </w:tc>
        <w:tc>
          <w:tcPr>
            <w:tcW w:w="2613"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1t=10</w:t>
            </w:r>
            <w:r>
              <w:rPr>
                <w:bCs/>
                <w:sz w:val="21"/>
                <w:szCs w:val="21"/>
                <w:highlight w:val="none"/>
                <w:vertAlign w:val="superscript"/>
              </w:rPr>
              <w:t>3</w:t>
            </w:r>
            <w:r>
              <w:rPr>
                <w:bCs/>
                <w:sz w:val="21"/>
                <w:szCs w:val="21"/>
                <w:highlight w:val="none"/>
              </w:rPr>
              <w:t>kg</w:t>
            </w:r>
          </w:p>
          <w:p>
            <w:pPr>
              <w:spacing w:line="240" w:lineRule="auto"/>
              <w:jc w:val="center"/>
              <w:rPr>
                <w:bCs/>
                <w:sz w:val="21"/>
                <w:szCs w:val="21"/>
                <w:highlight w:val="none"/>
              </w:rPr>
            </w:pPr>
            <w:r>
              <w:rPr>
                <w:bCs/>
                <w:sz w:val="21"/>
                <w:szCs w:val="21"/>
                <w:highlight w:val="none"/>
              </w:rPr>
              <w:t>1u≈1.6605655×10</w:t>
            </w:r>
            <w:r>
              <w:rPr>
                <w:bCs/>
                <w:sz w:val="21"/>
                <w:szCs w:val="21"/>
                <w:highlight w:val="none"/>
                <w:vertAlign w:val="superscript"/>
              </w:rPr>
              <w:t>-27</w:t>
            </w:r>
            <w:r>
              <w:rPr>
                <w:bCs/>
                <w:sz w:val="21"/>
                <w:szCs w:val="21"/>
                <w:highlight w:val="none"/>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体积</w:t>
            </w:r>
          </w:p>
        </w:tc>
        <w:tc>
          <w:tcPr>
            <w:tcW w:w="165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升</w:t>
            </w:r>
          </w:p>
        </w:tc>
        <w:tc>
          <w:tcPr>
            <w:tcW w:w="1236"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L，（1）</w:t>
            </w:r>
          </w:p>
        </w:tc>
        <w:tc>
          <w:tcPr>
            <w:tcW w:w="2613"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1L=1dm3=10</w:t>
            </w:r>
            <w:r>
              <w:rPr>
                <w:bCs/>
                <w:sz w:val="21"/>
                <w:szCs w:val="21"/>
                <w:highlight w:val="none"/>
                <w:vertAlign w:val="superscript"/>
              </w:rPr>
              <w:t>-3</w:t>
            </w:r>
            <w:r>
              <w:rPr>
                <w:bCs/>
                <w:sz w:val="21"/>
                <w:szCs w:val="21"/>
                <w:highlight w:val="none"/>
              </w:rPr>
              <w:t xml:space="preserve"> m</w:t>
            </w:r>
            <w:r>
              <w:rPr>
                <w:bCs/>
                <w:sz w:val="21"/>
                <w:szCs w:val="21"/>
                <w:highlight w:val="none"/>
                <w:vertAlign w:val="super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能</w:t>
            </w:r>
          </w:p>
        </w:tc>
        <w:tc>
          <w:tcPr>
            <w:tcW w:w="165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电子伏</w:t>
            </w:r>
          </w:p>
        </w:tc>
        <w:tc>
          <w:tcPr>
            <w:tcW w:w="1236"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eV</w:t>
            </w:r>
          </w:p>
        </w:tc>
        <w:tc>
          <w:tcPr>
            <w:tcW w:w="2613"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1eV≈1.6021892×10</w:t>
            </w:r>
            <w:r>
              <w:rPr>
                <w:bCs/>
                <w:sz w:val="21"/>
                <w:szCs w:val="21"/>
                <w:highlight w:val="none"/>
                <w:vertAlign w:val="superscript"/>
              </w:rPr>
              <w:t>-19</w:t>
            </w:r>
            <w:r>
              <w:rPr>
                <w:bCs/>
                <w:sz w:val="21"/>
                <w:szCs w:val="21"/>
                <w:highlight w:val="none"/>
              </w:rPr>
              <w:t>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级差</w:t>
            </w:r>
          </w:p>
        </w:tc>
        <w:tc>
          <w:tcPr>
            <w:tcW w:w="1656" w:type="dxa"/>
            <w:tcBorders>
              <w:top w:val="nil"/>
              <w:left w:val="nil"/>
              <w:bottom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分贝</w:t>
            </w:r>
          </w:p>
        </w:tc>
        <w:tc>
          <w:tcPr>
            <w:tcW w:w="1236" w:type="dxa"/>
            <w:tcBorders>
              <w:top w:val="nil"/>
              <w:left w:val="nil"/>
              <w:bottom w:val="nil"/>
              <w:right w:val="nil"/>
            </w:tcBorders>
            <w:vAlign w:val="center"/>
          </w:tcPr>
          <w:p>
            <w:pPr>
              <w:spacing w:line="240" w:lineRule="auto"/>
              <w:jc w:val="center"/>
              <w:rPr>
                <w:bCs/>
                <w:sz w:val="21"/>
                <w:szCs w:val="21"/>
                <w:highlight w:val="none"/>
              </w:rPr>
            </w:pPr>
            <w:r>
              <w:rPr>
                <w:bCs/>
                <w:sz w:val="21"/>
                <w:szCs w:val="21"/>
                <w:highlight w:val="none"/>
              </w:rPr>
              <w:t>dB</w:t>
            </w:r>
          </w:p>
        </w:tc>
        <w:tc>
          <w:tcPr>
            <w:tcW w:w="2613" w:type="dxa"/>
            <w:tcBorders>
              <w:top w:val="nil"/>
              <w:left w:val="nil"/>
              <w:bottom w:val="nil"/>
              <w:right w:val="nil"/>
            </w:tcBorders>
            <w:vAlign w:val="center"/>
          </w:tcPr>
          <w:p>
            <w:pPr>
              <w:spacing w:line="240" w:lineRule="auto"/>
              <w:jc w:val="center"/>
              <w:rPr>
                <w:bCs/>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596" w:type="dxa"/>
            <w:tcBorders>
              <w:top w:val="nil"/>
              <w:left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级密度</w:t>
            </w:r>
          </w:p>
        </w:tc>
        <w:tc>
          <w:tcPr>
            <w:tcW w:w="1656" w:type="dxa"/>
            <w:tcBorders>
              <w:top w:val="nil"/>
              <w:left w:val="nil"/>
              <w:right w:val="nil"/>
            </w:tcBorders>
            <w:vAlign w:val="center"/>
          </w:tcPr>
          <w:p>
            <w:pPr>
              <w:spacing w:line="240" w:lineRule="auto"/>
              <w:jc w:val="center"/>
              <w:rPr>
                <w:rFonts w:ascii="宋体" w:hAnsi="宋体"/>
                <w:bCs/>
                <w:sz w:val="21"/>
                <w:szCs w:val="21"/>
                <w:highlight w:val="none"/>
              </w:rPr>
            </w:pPr>
            <w:r>
              <w:rPr>
                <w:rFonts w:hint="eastAsia" w:ascii="宋体" w:hAnsi="宋体"/>
                <w:bCs/>
                <w:sz w:val="21"/>
                <w:szCs w:val="21"/>
                <w:highlight w:val="none"/>
              </w:rPr>
              <w:t>特［克斯］</w:t>
            </w:r>
          </w:p>
        </w:tc>
        <w:tc>
          <w:tcPr>
            <w:tcW w:w="1236" w:type="dxa"/>
            <w:tcBorders>
              <w:top w:val="nil"/>
              <w:left w:val="nil"/>
              <w:right w:val="nil"/>
            </w:tcBorders>
            <w:vAlign w:val="center"/>
          </w:tcPr>
          <w:p>
            <w:pPr>
              <w:spacing w:line="240" w:lineRule="auto"/>
              <w:jc w:val="center"/>
              <w:rPr>
                <w:bCs/>
                <w:sz w:val="21"/>
                <w:szCs w:val="21"/>
                <w:highlight w:val="none"/>
              </w:rPr>
            </w:pPr>
            <w:r>
              <w:rPr>
                <w:bCs/>
                <w:sz w:val="21"/>
                <w:szCs w:val="21"/>
                <w:highlight w:val="none"/>
              </w:rPr>
              <w:t>tex</w:t>
            </w:r>
          </w:p>
        </w:tc>
        <w:tc>
          <w:tcPr>
            <w:tcW w:w="2613" w:type="dxa"/>
            <w:tcBorders>
              <w:top w:val="nil"/>
              <w:left w:val="nil"/>
              <w:right w:val="nil"/>
            </w:tcBorders>
            <w:vAlign w:val="center"/>
          </w:tcPr>
          <w:p>
            <w:pPr>
              <w:spacing w:line="240" w:lineRule="auto"/>
              <w:jc w:val="center"/>
              <w:rPr>
                <w:bCs/>
                <w:sz w:val="21"/>
                <w:szCs w:val="21"/>
                <w:highlight w:val="none"/>
              </w:rPr>
            </w:pPr>
            <w:r>
              <w:rPr>
                <w:bCs/>
                <w:sz w:val="21"/>
                <w:szCs w:val="21"/>
                <w:highlight w:val="none"/>
              </w:rPr>
              <w:t>1 tex=1g/km</w:t>
            </w:r>
          </w:p>
        </w:tc>
      </w:tr>
    </w:tbl>
    <w:p>
      <w:pPr>
        <w:rPr>
          <w:highlight w:val="none"/>
        </w:rPr>
      </w:pPr>
    </w:p>
    <w:p>
      <w:pPr>
        <w:pStyle w:val="28"/>
        <w:ind w:firstLine="0" w:firstLineChars="0"/>
        <w:rPr>
          <w:lang w:eastAsia="zh-CN"/>
        </w:rPr>
      </w:pPr>
      <w:r>
        <w:rPr>
          <w:highlight w:val="none"/>
          <w:lang w:eastAsia="zh-CN"/>
        </w:rPr>
        <w:br w:type="page"/>
      </w:r>
      <w:r>
        <w:rPr>
          <w:rFonts w:hint="eastAsia"/>
          <w:lang w:eastAsia="zh-CN"/>
        </w:rPr>
        <w:t>表2.8  用于构成十进倍数和分数单位的词头</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0"/>
        <w:gridCol w:w="2206"/>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left w:val="nil"/>
              <w:bottom w:val="single" w:color="auto" w:sz="4" w:space="0"/>
              <w:right w:val="nil"/>
            </w:tcBorders>
            <w:vAlign w:val="center"/>
          </w:tcPr>
          <w:p>
            <w:pPr>
              <w:spacing w:line="240" w:lineRule="auto"/>
              <w:ind w:right="104"/>
              <w:jc w:val="center"/>
              <w:rPr>
                <w:rFonts w:ascii="宋体" w:hAnsi="宋体"/>
                <w:bCs/>
                <w:sz w:val="21"/>
                <w:szCs w:val="21"/>
              </w:rPr>
            </w:pPr>
            <w:r>
              <w:rPr>
                <w:rFonts w:hint="eastAsia" w:ascii="宋体" w:hAnsi="宋体"/>
                <w:bCs/>
                <w:sz w:val="21"/>
                <w:szCs w:val="21"/>
              </w:rPr>
              <w:t>所表示的因数</w:t>
            </w:r>
          </w:p>
        </w:tc>
        <w:tc>
          <w:tcPr>
            <w:tcW w:w="2206" w:type="dxa"/>
            <w:tcBorders>
              <w:left w:val="nil"/>
              <w:bottom w:val="single" w:color="auto" w:sz="4" w:space="0"/>
              <w:right w:val="nil"/>
            </w:tcBorders>
            <w:vAlign w:val="center"/>
          </w:tcPr>
          <w:p>
            <w:pPr>
              <w:spacing w:line="240" w:lineRule="auto"/>
              <w:ind w:right="104"/>
              <w:jc w:val="center"/>
              <w:rPr>
                <w:rFonts w:ascii="宋体" w:hAnsi="宋体"/>
                <w:bCs/>
                <w:sz w:val="21"/>
                <w:szCs w:val="21"/>
              </w:rPr>
            </w:pPr>
            <w:r>
              <w:rPr>
                <w:rFonts w:hint="eastAsia" w:ascii="宋体" w:hAnsi="宋体"/>
                <w:bCs/>
                <w:sz w:val="21"/>
                <w:szCs w:val="21"/>
              </w:rPr>
              <w:t>词头名称</w:t>
            </w:r>
          </w:p>
        </w:tc>
        <w:tc>
          <w:tcPr>
            <w:tcW w:w="3119" w:type="dxa"/>
            <w:tcBorders>
              <w:left w:val="nil"/>
              <w:bottom w:val="single" w:color="auto" w:sz="4" w:space="0"/>
              <w:right w:val="nil"/>
            </w:tcBorders>
            <w:vAlign w:val="center"/>
          </w:tcPr>
          <w:p>
            <w:pPr>
              <w:spacing w:line="240" w:lineRule="auto"/>
              <w:ind w:right="104"/>
              <w:jc w:val="center"/>
              <w:rPr>
                <w:rFonts w:ascii="宋体" w:hAnsi="宋体"/>
                <w:bCs/>
                <w:sz w:val="21"/>
                <w:szCs w:val="21"/>
              </w:rPr>
            </w:pPr>
            <w:r>
              <w:rPr>
                <w:rFonts w:hint="eastAsia" w:ascii="宋体" w:hAnsi="宋体"/>
                <w:bCs/>
                <w:sz w:val="21"/>
                <w:szCs w:val="21"/>
              </w:rPr>
              <w:t>词头符号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18</w:t>
            </w:r>
          </w:p>
        </w:tc>
        <w:tc>
          <w:tcPr>
            <w:tcW w:w="2206" w:type="dxa"/>
            <w:tcBorders>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艾［克萨］</w:t>
            </w:r>
          </w:p>
        </w:tc>
        <w:tc>
          <w:tcPr>
            <w:tcW w:w="3119" w:type="dxa"/>
            <w:tcBorders>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15</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拍［它］</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12</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太［拉］</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9</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吉［咖］</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6</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兆</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3</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千</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2</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百</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1</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十</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-1</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分</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-2</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厘</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-3</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毫</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-6</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微</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-9</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纳［诺］</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-12</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皮［可］</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-15</w:t>
            </w:r>
          </w:p>
        </w:tc>
        <w:tc>
          <w:tcPr>
            <w:tcW w:w="2206" w:type="dxa"/>
            <w:tcBorders>
              <w:top w:val="nil"/>
              <w:left w:val="nil"/>
              <w:bottom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飞［母托］</w:t>
            </w:r>
          </w:p>
        </w:tc>
        <w:tc>
          <w:tcPr>
            <w:tcW w:w="3119" w:type="dxa"/>
            <w:tcBorders>
              <w:top w:val="nil"/>
              <w:left w:val="nil"/>
              <w:bottom w:val="nil"/>
              <w:right w:val="nil"/>
            </w:tcBorders>
            <w:vAlign w:val="center"/>
          </w:tcPr>
          <w:p>
            <w:pPr>
              <w:spacing w:line="240" w:lineRule="auto"/>
              <w:ind w:right="104"/>
              <w:jc w:val="center"/>
              <w:rPr>
                <w:bCs/>
                <w:sz w:val="21"/>
                <w:szCs w:val="21"/>
                <w:highlight w:val="none"/>
              </w:rPr>
            </w:pPr>
            <w:r>
              <w:rPr>
                <w:bCs/>
                <w:sz w:val="21"/>
                <w:szCs w:val="21"/>
                <w:highlight w:val="none"/>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760" w:type="dxa"/>
            <w:tcBorders>
              <w:top w:val="nil"/>
              <w:left w:val="nil"/>
              <w:right w:val="nil"/>
            </w:tcBorders>
            <w:vAlign w:val="center"/>
          </w:tcPr>
          <w:p>
            <w:pPr>
              <w:spacing w:line="240" w:lineRule="auto"/>
              <w:ind w:right="104"/>
              <w:jc w:val="center"/>
              <w:rPr>
                <w:bCs/>
                <w:sz w:val="21"/>
                <w:szCs w:val="21"/>
                <w:highlight w:val="none"/>
              </w:rPr>
            </w:pPr>
            <w:r>
              <w:rPr>
                <w:bCs/>
                <w:sz w:val="21"/>
                <w:szCs w:val="21"/>
                <w:highlight w:val="none"/>
              </w:rPr>
              <w:t>10</w:t>
            </w:r>
            <w:r>
              <w:rPr>
                <w:bCs/>
                <w:sz w:val="21"/>
                <w:szCs w:val="21"/>
                <w:highlight w:val="none"/>
                <w:vertAlign w:val="superscript"/>
              </w:rPr>
              <w:t>-18</w:t>
            </w:r>
          </w:p>
        </w:tc>
        <w:tc>
          <w:tcPr>
            <w:tcW w:w="2206" w:type="dxa"/>
            <w:tcBorders>
              <w:top w:val="nil"/>
              <w:left w:val="nil"/>
              <w:right w:val="nil"/>
            </w:tcBorders>
            <w:vAlign w:val="center"/>
          </w:tcPr>
          <w:p>
            <w:pPr>
              <w:spacing w:line="240" w:lineRule="auto"/>
              <w:ind w:right="104"/>
              <w:jc w:val="center"/>
              <w:rPr>
                <w:rFonts w:ascii="宋体" w:hAnsi="宋体"/>
                <w:bCs/>
                <w:sz w:val="21"/>
                <w:szCs w:val="21"/>
                <w:highlight w:val="none"/>
              </w:rPr>
            </w:pPr>
            <w:r>
              <w:rPr>
                <w:rFonts w:hint="eastAsia" w:ascii="宋体" w:hAnsi="宋体"/>
                <w:bCs/>
                <w:sz w:val="21"/>
                <w:szCs w:val="21"/>
                <w:highlight w:val="none"/>
              </w:rPr>
              <w:t>阿［托］</w:t>
            </w:r>
          </w:p>
        </w:tc>
        <w:tc>
          <w:tcPr>
            <w:tcW w:w="3119" w:type="dxa"/>
            <w:tcBorders>
              <w:top w:val="nil"/>
              <w:left w:val="nil"/>
              <w:right w:val="nil"/>
            </w:tcBorders>
            <w:vAlign w:val="center"/>
          </w:tcPr>
          <w:p>
            <w:pPr>
              <w:spacing w:line="240" w:lineRule="auto"/>
              <w:ind w:right="104"/>
              <w:jc w:val="center"/>
              <w:rPr>
                <w:rFonts w:ascii="宋体" w:hAnsi="宋体"/>
                <w:bCs/>
                <w:sz w:val="21"/>
                <w:szCs w:val="21"/>
                <w:highlight w:val="none"/>
              </w:rPr>
            </w:pPr>
            <w:r>
              <w:rPr>
                <w:bCs/>
                <w:sz w:val="21"/>
                <w:szCs w:val="21"/>
                <w:highlight w:val="none"/>
              </w:rPr>
              <w:t>a</w:t>
            </w:r>
          </w:p>
        </w:tc>
      </w:tr>
    </w:tbl>
    <w:p/>
    <w:p/>
    <w:p>
      <w:pPr>
        <w:pStyle w:val="3"/>
        <w:spacing w:before="120"/>
      </w:pPr>
      <w:r>
        <w:br w:type="page"/>
      </w:r>
      <w:bookmarkStart w:id="63" w:name="_Toc24957"/>
      <w:bookmarkStart w:id="64" w:name="_Toc26710277"/>
      <w:r>
        <w:rPr>
          <w:rFonts w:hint="eastAsia"/>
        </w:rPr>
        <w:t>2.6  规范表达注意事项</w:t>
      </w:r>
      <w:bookmarkEnd w:id="63"/>
      <w:bookmarkEnd w:id="64"/>
    </w:p>
    <w:p>
      <w:pPr>
        <w:pStyle w:val="4"/>
        <w:spacing w:before="120"/>
      </w:pPr>
      <w:bookmarkStart w:id="65" w:name="_Toc22164"/>
      <w:bookmarkStart w:id="66" w:name="_Toc26710278"/>
      <w:bookmarkStart w:id="67" w:name="_Toc216894826"/>
      <w:r>
        <w:rPr>
          <w:rFonts w:hint="eastAsia"/>
        </w:rPr>
        <w:t>2.6.1  名词术语</w:t>
      </w:r>
      <w:bookmarkEnd w:id="65"/>
      <w:bookmarkEnd w:id="66"/>
      <w:bookmarkEnd w:id="67"/>
    </w:p>
    <w:p>
      <w:pPr>
        <w:ind w:firstLine="480" w:firstLineChars="200"/>
      </w:pPr>
      <w:r>
        <w:rPr>
          <w:rFonts w:hint="eastAsia"/>
        </w:rPr>
        <w:t>应使用全国自然科学名词审定委员会审定的自然科学名词术语；应按有关的标准或规定使用工程技术名词术语；应使用公认共知的尚无标准或规定的名词术语。作者自拟的名词术语，在文中第一次出现时，须加注说明。表示同一概念或概念组合的名词术语，全文中要前后一致。外国人名可使用原文，不必译出。一般的机关、团体、学校、研究机构和企业等的名称，在论文中第一次出现时必须写全称。</w:t>
      </w:r>
    </w:p>
    <w:p>
      <w:pPr>
        <w:pStyle w:val="4"/>
        <w:spacing w:before="120"/>
        <w:rPr>
          <w:highlight w:val="none"/>
        </w:rPr>
      </w:pPr>
      <w:bookmarkStart w:id="68" w:name="_Toc26710279"/>
      <w:bookmarkStart w:id="69" w:name="_Toc216894827"/>
      <w:bookmarkStart w:id="70" w:name="_Toc10266"/>
      <w:r>
        <w:rPr>
          <w:rFonts w:hint="eastAsia"/>
        </w:rPr>
        <w:t>2.6.2  数字</w:t>
      </w:r>
      <w:bookmarkEnd w:id="68"/>
      <w:bookmarkEnd w:id="69"/>
      <w:bookmarkEnd w:id="70"/>
    </w:p>
    <w:p>
      <w:pPr>
        <w:ind w:firstLine="480" w:firstLineChars="200"/>
        <w:rPr>
          <w:highlight w:val="none"/>
        </w:rPr>
      </w:pPr>
      <w:r>
        <w:rPr>
          <w:rFonts w:hint="eastAsia"/>
          <w:highlight w:val="none"/>
        </w:rPr>
        <w:t>数字的使用必须符合新的国家标准GB/T15835-2011《出版物上数字用法》。</w:t>
      </w:r>
    </w:p>
    <w:p>
      <w:pPr>
        <w:pStyle w:val="4"/>
        <w:spacing w:before="120"/>
      </w:pPr>
      <w:bookmarkStart w:id="71" w:name="_Toc216894828"/>
      <w:bookmarkStart w:id="72" w:name="_Toc21402"/>
      <w:bookmarkStart w:id="73" w:name="_Toc26710280"/>
      <w:r>
        <w:rPr>
          <w:rFonts w:hint="eastAsia"/>
        </w:rPr>
        <w:t>2.6.3  外文字母</w:t>
      </w:r>
      <w:bookmarkEnd w:id="71"/>
      <w:bookmarkEnd w:id="72"/>
      <w:bookmarkEnd w:id="73"/>
    </w:p>
    <w:p>
      <w:pPr>
        <w:ind w:firstLine="480" w:firstLineChars="200"/>
      </w:pPr>
      <w:r>
        <w:rPr>
          <w:rFonts w:hint="eastAsia"/>
        </w:rPr>
        <w:t>文中出现的易混淆的字母、符号以及上下标等，必须打印清楚或缮写工整。要严格区分外文字母的文种、大小写、正斜体和黑白体等，必要时用铅笔注明，尤其注意上下标字母的大小写、正斜体。</w:t>
      </w:r>
    </w:p>
    <w:p>
      <w:pPr>
        <w:ind w:firstLine="480" w:firstLineChars="200"/>
      </w:pPr>
      <w:r>
        <w:rPr>
          <w:rFonts w:hint="eastAsia"/>
        </w:rPr>
        <w:t>（1） 斜体</w:t>
      </w:r>
    </w:p>
    <w:p>
      <w:pPr>
        <w:ind w:firstLine="480" w:firstLineChars="200"/>
      </w:pPr>
      <w:r>
        <w:rPr>
          <w:rFonts w:hint="eastAsia"/>
        </w:rPr>
        <w:t>斜体外文字母用于表示量的符号，主要用于下列场合：</w:t>
      </w:r>
    </w:p>
    <w:p>
      <w:pPr>
        <w:ind w:firstLine="480" w:firstLineChars="200"/>
      </w:pPr>
      <w:r>
        <w:rPr>
          <w:rFonts w:hint="eastAsia" w:ascii="宋体" w:hAnsi="宋体"/>
        </w:rPr>
        <w:t xml:space="preserve">① </w:t>
      </w:r>
      <w:r>
        <w:rPr>
          <w:rFonts w:hint="eastAsia"/>
        </w:rPr>
        <w:t>变量符号、变动附标及函数。</w:t>
      </w:r>
    </w:p>
    <w:p>
      <w:pPr>
        <w:ind w:firstLine="480" w:firstLineChars="200"/>
      </w:pPr>
      <w:r>
        <w:rPr>
          <w:rFonts w:hint="eastAsia" w:ascii="宋体" w:hAnsi="宋体"/>
        </w:rPr>
        <w:t xml:space="preserve">② </w:t>
      </w:r>
      <w:r>
        <w:rPr>
          <w:rFonts w:hint="eastAsia"/>
        </w:rPr>
        <w:t>用字母表示的数及代表点、线、面、体和图形的字母。</w:t>
      </w:r>
    </w:p>
    <w:p>
      <w:pPr>
        <w:ind w:firstLine="480" w:firstLineChars="200"/>
      </w:pPr>
      <w:r>
        <w:rPr>
          <w:rFonts w:hint="eastAsia" w:ascii="宋体" w:hAnsi="宋体"/>
        </w:rPr>
        <w:t xml:space="preserve">③ </w:t>
      </w:r>
      <w:r>
        <w:rPr>
          <w:rFonts w:hint="eastAsia"/>
        </w:rPr>
        <w:t>特征数符号，如Re（雷诺数）、Fo（傅里叶数）、Al（阿尔芬数）等。</w:t>
      </w:r>
    </w:p>
    <w:p>
      <w:pPr>
        <w:ind w:firstLine="480" w:firstLineChars="200"/>
      </w:pPr>
      <w:r>
        <w:rPr>
          <w:rFonts w:hint="eastAsia" w:ascii="宋体" w:hAnsi="宋体"/>
        </w:rPr>
        <w:t xml:space="preserve">④ </w:t>
      </w:r>
      <w:r>
        <w:rPr>
          <w:rFonts w:hint="eastAsia"/>
        </w:rPr>
        <w:t>在特定场合中视为常数的参数。</w:t>
      </w:r>
    </w:p>
    <w:p>
      <w:pPr>
        <w:ind w:firstLine="480" w:firstLineChars="200"/>
      </w:pPr>
      <w:r>
        <w:rPr>
          <w:rFonts w:hint="eastAsia" w:ascii="宋体" w:hAnsi="宋体"/>
        </w:rPr>
        <w:t xml:space="preserve">⑤ </w:t>
      </w:r>
      <w:r>
        <w:rPr>
          <w:rFonts w:hint="eastAsia"/>
        </w:rPr>
        <w:t>矢量、矩阵用黑体斜体。</w:t>
      </w:r>
    </w:p>
    <w:p>
      <w:pPr>
        <w:ind w:firstLine="480" w:firstLineChars="200"/>
      </w:pPr>
      <w:r>
        <w:rPr>
          <w:rFonts w:hint="eastAsia"/>
        </w:rPr>
        <w:t>（2） 正体</w:t>
      </w:r>
    </w:p>
    <w:p>
      <w:pPr>
        <w:ind w:firstLine="480" w:firstLineChars="200"/>
      </w:pPr>
      <w:r>
        <w:rPr>
          <w:rFonts w:hint="eastAsia"/>
        </w:rPr>
        <w:t>正体外文字母用于表示名称及与其有关的代号，主要用于下列场合：</w:t>
      </w:r>
    </w:p>
    <w:p>
      <w:pPr>
        <w:ind w:firstLine="480" w:firstLineChars="200"/>
      </w:pPr>
      <w:r>
        <w:rPr>
          <w:rFonts w:hint="eastAsia" w:ascii="宋体" w:hAnsi="宋体"/>
        </w:rPr>
        <w:t xml:space="preserve">① </w:t>
      </w:r>
      <w:r>
        <w:rPr>
          <w:rFonts w:hint="eastAsia"/>
        </w:rPr>
        <w:t>有定义的已知函数（例如sin, exp, ln等）。</w:t>
      </w:r>
    </w:p>
    <w:p>
      <w:pPr>
        <w:ind w:firstLine="480" w:firstLineChars="200"/>
      </w:pPr>
      <w:r>
        <w:rPr>
          <w:rFonts w:hint="eastAsia" w:ascii="宋体" w:hAnsi="宋体"/>
        </w:rPr>
        <w:t xml:space="preserve">② </w:t>
      </w:r>
      <w:r>
        <w:rPr>
          <w:rFonts w:hint="eastAsia"/>
        </w:rPr>
        <w:t>其值不变的数学常数（例如e=2.718 281 8…）及已定义的算子。</w:t>
      </w:r>
    </w:p>
    <w:p>
      <w:pPr>
        <w:ind w:firstLine="480" w:firstLineChars="200"/>
      </w:pPr>
      <w:r>
        <w:rPr>
          <w:rFonts w:hint="eastAsia" w:ascii="宋体" w:hAnsi="宋体"/>
        </w:rPr>
        <w:t xml:space="preserve">③ </w:t>
      </w:r>
      <w:r>
        <w:rPr>
          <w:rFonts w:hint="eastAsia"/>
        </w:rPr>
        <w:t>法定计量单位、词头和量纲符号。</w:t>
      </w:r>
    </w:p>
    <w:p>
      <w:pPr>
        <w:ind w:firstLine="480" w:firstLineChars="200"/>
      </w:pPr>
      <w:r>
        <w:rPr>
          <w:rFonts w:hint="eastAsia" w:ascii="宋体" w:hAnsi="宋体"/>
        </w:rPr>
        <w:t xml:space="preserve">④ </w:t>
      </w:r>
      <w:r>
        <w:rPr>
          <w:rFonts w:hint="eastAsia"/>
        </w:rPr>
        <w:t>数学符号。</w:t>
      </w:r>
    </w:p>
    <w:p>
      <w:pPr>
        <w:ind w:firstLine="480" w:firstLineChars="200"/>
      </w:pPr>
      <w:r>
        <w:rPr>
          <w:rFonts w:hint="eastAsia" w:ascii="宋体" w:hAnsi="宋体"/>
        </w:rPr>
        <w:t xml:space="preserve">⑤ </w:t>
      </w:r>
      <w:r>
        <w:rPr>
          <w:rFonts w:hint="eastAsia"/>
        </w:rPr>
        <w:t>化学元素符号。</w:t>
      </w:r>
    </w:p>
    <w:p>
      <w:pPr>
        <w:ind w:firstLine="480" w:firstLineChars="200"/>
      </w:pPr>
      <w:r>
        <w:rPr>
          <w:rFonts w:hint="eastAsia" w:ascii="宋体" w:hAnsi="宋体"/>
        </w:rPr>
        <w:t xml:space="preserve">⑥ </w:t>
      </w:r>
      <w:r>
        <w:rPr>
          <w:rFonts w:hint="eastAsia"/>
        </w:rPr>
        <w:t>机具、仪器、设备和产品等的型号、代号及材料牌号。</w:t>
      </w:r>
    </w:p>
    <w:p>
      <w:pPr>
        <w:ind w:firstLine="480" w:firstLineChars="200"/>
      </w:pPr>
      <w:r>
        <w:rPr>
          <w:rFonts w:hint="eastAsia" w:ascii="宋体" w:hAnsi="宋体"/>
        </w:rPr>
        <w:t xml:space="preserve">⑦ </w:t>
      </w:r>
      <w:r>
        <w:rPr>
          <w:rFonts w:hint="eastAsia"/>
        </w:rPr>
        <w:t>硬度符号。</w:t>
      </w:r>
    </w:p>
    <w:p>
      <w:pPr>
        <w:ind w:firstLine="480" w:firstLineChars="200"/>
      </w:pPr>
      <w:r>
        <w:rPr>
          <w:rFonts w:hint="eastAsia" w:ascii="宋体" w:hAnsi="宋体"/>
        </w:rPr>
        <w:t xml:space="preserve">⑧ </w:t>
      </w:r>
      <w:r>
        <w:rPr>
          <w:rFonts w:hint="eastAsia"/>
        </w:rPr>
        <w:t>不表示量的外文缩写字。</w:t>
      </w:r>
    </w:p>
    <w:p>
      <w:pPr>
        <w:ind w:firstLine="480" w:firstLineChars="200"/>
      </w:pPr>
      <w:r>
        <w:rPr>
          <w:rFonts w:hint="eastAsia" w:ascii="宋体" w:hAnsi="宋体"/>
        </w:rPr>
        <w:t xml:space="preserve">⑨ </w:t>
      </w:r>
      <w:r>
        <w:rPr>
          <w:rFonts w:hint="eastAsia"/>
        </w:rPr>
        <w:t>表示序号的拉丁字母。</w:t>
      </w:r>
    </w:p>
    <w:p>
      <w:pPr>
        <w:ind w:firstLine="480" w:firstLineChars="200"/>
      </w:pPr>
      <w:r>
        <w:rPr>
          <w:rFonts w:hint="eastAsia" w:ascii="宋体" w:hAnsi="宋体"/>
        </w:rPr>
        <w:t xml:space="preserve">⑩ </w:t>
      </w:r>
      <w:r>
        <w:rPr>
          <w:rFonts w:hint="eastAsia"/>
        </w:rPr>
        <w:t>量符号中为区别其它量而加的具有特定含义的非量符号下角标。</w:t>
      </w:r>
    </w:p>
    <w:p>
      <w:pPr>
        <w:pStyle w:val="4"/>
        <w:spacing w:before="120"/>
      </w:pPr>
      <w:bookmarkStart w:id="74" w:name="_Toc26710281"/>
      <w:bookmarkStart w:id="75" w:name="_Toc216894829"/>
      <w:bookmarkStart w:id="76" w:name="_Toc6547"/>
      <w:r>
        <w:rPr>
          <w:rFonts w:hint="eastAsia"/>
        </w:rPr>
        <w:t>2.6.4  量和单位</w:t>
      </w:r>
      <w:bookmarkEnd w:id="74"/>
      <w:bookmarkEnd w:id="75"/>
      <w:bookmarkEnd w:id="76"/>
    </w:p>
    <w:p>
      <w:pPr>
        <w:ind w:firstLine="480" w:firstLineChars="200"/>
      </w:pPr>
      <w:r>
        <w:rPr>
          <w:rFonts w:hint="eastAsia"/>
        </w:rPr>
        <w:t>文中涉及的量和单位一律采用新的国家标准GB3100~3102-93《量和单位》。</w:t>
      </w:r>
    </w:p>
    <w:p>
      <w:pPr>
        <w:pStyle w:val="4"/>
        <w:spacing w:before="120"/>
      </w:pPr>
      <w:bookmarkStart w:id="77" w:name="_Toc26710282"/>
      <w:bookmarkStart w:id="78" w:name="_Toc216894830"/>
      <w:bookmarkStart w:id="79" w:name="_Toc13358"/>
      <w:r>
        <w:rPr>
          <w:rFonts w:hint="eastAsia"/>
        </w:rPr>
        <w:t>2.6.5  标点符号</w:t>
      </w:r>
      <w:bookmarkEnd w:id="77"/>
      <w:bookmarkEnd w:id="78"/>
      <w:bookmarkEnd w:id="79"/>
    </w:p>
    <w:p>
      <w:pPr>
        <w:ind w:firstLine="480" w:firstLineChars="200"/>
      </w:pPr>
      <w:r>
        <w:rPr>
          <w:rFonts w:hint="eastAsia"/>
        </w:rPr>
        <w:t>标点符号的使用必须符合新的国家标准GB/T15834-2011《标点符号用法》</w:t>
      </w:r>
    </w:p>
    <w:p/>
    <w:p>
      <w:pPr>
        <w:pStyle w:val="2"/>
        <w:jc w:val="center"/>
      </w:pPr>
      <w:r>
        <w:br w:type="page"/>
      </w:r>
      <w:bookmarkStart w:id="80" w:name="_Toc26710283"/>
      <w:bookmarkStart w:id="81" w:name="_Toc3323"/>
      <w:r>
        <w:rPr>
          <w:rFonts w:hint="eastAsia"/>
        </w:rPr>
        <w:t>第3章  打印说明</w:t>
      </w:r>
      <w:bookmarkEnd w:id="80"/>
      <w:bookmarkEnd w:id="81"/>
    </w:p>
    <w:p>
      <w:pPr>
        <w:pStyle w:val="3"/>
        <w:spacing w:before="120"/>
      </w:pPr>
      <w:bookmarkStart w:id="82" w:name="_Toc216894832"/>
      <w:bookmarkStart w:id="83" w:name="_Toc26710284"/>
      <w:bookmarkStart w:id="84" w:name="_Toc32295"/>
      <w:r>
        <w:rPr>
          <w:rFonts w:hint="eastAsia"/>
        </w:rPr>
        <w:t>3.1  封</w:t>
      </w:r>
      <w:bookmarkEnd w:id="82"/>
      <w:r>
        <w:rPr>
          <w:rFonts w:hint="eastAsia"/>
        </w:rPr>
        <w:t>面</w:t>
      </w:r>
      <w:bookmarkEnd w:id="83"/>
      <w:bookmarkEnd w:id="84"/>
    </w:p>
    <w:p>
      <w:pPr>
        <w:ind w:firstLine="480" w:firstLineChars="200"/>
      </w:pPr>
      <w:r>
        <w:rPr>
          <w:rFonts w:hint="eastAsia"/>
        </w:rPr>
        <w:t>按照首页格式制作封面。</w:t>
      </w:r>
    </w:p>
    <w:p>
      <w:pPr>
        <w:pStyle w:val="3"/>
        <w:spacing w:before="120"/>
      </w:pPr>
      <w:bookmarkStart w:id="85" w:name="_Toc6040"/>
      <w:bookmarkStart w:id="86" w:name="_Toc26710285"/>
      <w:r>
        <w:rPr>
          <w:rFonts w:hint="eastAsia"/>
        </w:rPr>
        <w:t>3.2  原创性声明</w:t>
      </w:r>
      <w:bookmarkEnd w:id="85"/>
      <w:bookmarkEnd w:id="86"/>
    </w:p>
    <w:p>
      <w:pPr>
        <w:ind w:firstLine="480" w:firstLineChars="200"/>
      </w:pPr>
      <w:r>
        <w:rPr>
          <w:rFonts w:hint="eastAsia"/>
        </w:rPr>
        <w:t>单面打印。</w:t>
      </w:r>
    </w:p>
    <w:p>
      <w:pPr>
        <w:pStyle w:val="3"/>
        <w:spacing w:before="120"/>
      </w:pPr>
      <w:bookmarkStart w:id="87" w:name="_Toc26710286"/>
      <w:bookmarkStart w:id="88" w:name="_Toc9561"/>
      <w:r>
        <w:rPr>
          <w:rFonts w:hint="eastAsia"/>
        </w:rPr>
        <w:t>3.3  关于使用授权的声明</w:t>
      </w:r>
      <w:bookmarkEnd w:id="87"/>
      <w:bookmarkEnd w:id="88"/>
    </w:p>
    <w:p>
      <w:pPr>
        <w:ind w:firstLine="480" w:firstLineChars="200"/>
      </w:pPr>
      <w:r>
        <w:rPr>
          <w:rFonts w:hint="eastAsia"/>
        </w:rPr>
        <w:t>单面打印。</w:t>
      </w:r>
    </w:p>
    <w:p>
      <w:pPr>
        <w:pStyle w:val="3"/>
        <w:spacing w:before="120"/>
      </w:pPr>
      <w:bookmarkStart w:id="89" w:name="_Toc26710287"/>
      <w:bookmarkStart w:id="90" w:name="_Toc19206"/>
      <w:bookmarkStart w:id="91" w:name="_Toc216894836"/>
      <w:r>
        <w:rPr>
          <w:rFonts w:hint="eastAsia"/>
        </w:rPr>
        <w:t>3.4  中英文摘要</w:t>
      </w:r>
      <w:bookmarkEnd w:id="89"/>
      <w:bookmarkEnd w:id="90"/>
      <w:bookmarkEnd w:id="91"/>
    </w:p>
    <w:p>
      <w:pPr>
        <w:ind w:firstLine="480" w:firstLineChars="200"/>
      </w:pPr>
      <w:r>
        <w:rPr>
          <w:rFonts w:hint="eastAsia"/>
        </w:rPr>
        <w:t>单面打印。</w:t>
      </w:r>
    </w:p>
    <w:p>
      <w:pPr>
        <w:pStyle w:val="3"/>
        <w:spacing w:before="120"/>
      </w:pPr>
      <w:bookmarkStart w:id="92" w:name="_Toc5538"/>
      <w:bookmarkStart w:id="93" w:name="_Toc26710288"/>
      <w:bookmarkStart w:id="94" w:name="_Toc216894839"/>
      <w:r>
        <w:rPr>
          <w:rFonts w:hint="eastAsia"/>
        </w:rPr>
        <w:t>3.5  目录</w:t>
      </w:r>
      <w:bookmarkEnd w:id="92"/>
      <w:bookmarkEnd w:id="93"/>
      <w:bookmarkEnd w:id="94"/>
    </w:p>
    <w:p>
      <w:pPr>
        <w:ind w:firstLine="480" w:firstLineChars="200"/>
      </w:pPr>
      <w:r>
        <w:rPr>
          <w:rFonts w:hint="eastAsia"/>
        </w:rPr>
        <w:t>双面打印。</w:t>
      </w:r>
    </w:p>
    <w:p>
      <w:pPr>
        <w:pStyle w:val="3"/>
        <w:spacing w:before="120"/>
      </w:pPr>
      <w:bookmarkStart w:id="95" w:name="_Toc26710289"/>
      <w:bookmarkStart w:id="96" w:name="_Toc216894840"/>
      <w:bookmarkStart w:id="97" w:name="_Toc18841"/>
      <w:r>
        <w:rPr>
          <w:rFonts w:hint="eastAsia"/>
        </w:rPr>
        <w:t>3.6  正文</w:t>
      </w:r>
      <w:bookmarkEnd w:id="95"/>
      <w:bookmarkEnd w:id="96"/>
      <w:bookmarkEnd w:id="97"/>
    </w:p>
    <w:p>
      <w:pPr>
        <w:ind w:firstLine="480" w:firstLineChars="200"/>
      </w:pPr>
      <w:r>
        <w:rPr>
          <w:rFonts w:hint="eastAsia"/>
        </w:rPr>
        <w:t>正文从引言开始到致谢结束，双面打印。</w:t>
      </w:r>
    </w:p>
    <w:p>
      <w:pPr>
        <w:ind w:firstLine="480" w:firstLineChars="200"/>
      </w:pPr>
    </w:p>
    <w:p/>
    <w:p>
      <w:pPr>
        <w:pStyle w:val="2"/>
        <w:jc w:val="center"/>
      </w:pPr>
      <w:r>
        <w:br w:type="page"/>
      </w:r>
      <w:bookmarkStart w:id="98" w:name="_Toc26710290"/>
      <w:bookmarkStart w:id="99" w:name="_Toc24132"/>
      <w:r>
        <w:rPr>
          <w:rFonts w:hint="eastAsia"/>
        </w:rPr>
        <w:t>第4章  论文装订注意事项</w:t>
      </w:r>
      <w:bookmarkEnd w:id="98"/>
      <w:bookmarkEnd w:id="99"/>
    </w:p>
    <w:p>
      <w:pPr>
        <w:pStyle w:val="3"/>
        <w:spacing w:before="120"/>
      </w:pPr>
      <w:bookmarkStart w:id="100" w:name="_Toc2751"/>
      <w:bookmarkStart w:id="101" w:name="_Toc26710291"/>
      <w:r>
        <w:rPr>
          <w:rFonts w:hint="eastAsia"/>
        </w:rPr>
        <w:t>4.1  设计说明书</w:t>
      </w:r>
      <w:bookmarkEnd w:id="100"/>
      <w:bookmarkEnd w:id="101"/>
    </w:p>
    <w:p>
      <w:pPr>
        <w:ind w:firstLine="501" w:firstLineChars="209"/>
      </w:pPr>
      <w:r>
        <w:rPr>
          <w:rFonts w:hint="eastAsia"/>
        </w:rPr>
        <w:t>毕业设计说明书应独立装订成册，内容包括：</w:t>
      </w:r>
    </w:p>
    <w:p>
      <w:pPr>
        <w:ind w:firstLine="501" w:firstLineChars="209"/>
      </w:pPr>
      <w:r>
        <w:rPr>
          <w:rFonts w:hint="eastAsia"/>
        </w:rPr>
        <w:t>封面（学校统一制作）；</w:t>
      </w:r>
    </w:p>
    <w:p>
      <w:pPr>
        <w:ind w:firstLine="501" w:firstLineChars="209"/>
      </w:pPr>
      <w:r>
        <w:rPr>
          <w:rFonts w:hint="eastAsia"/>
        </w:rPr>
        <w:t>首页（题目、学生姓名、指导教师、评阅人等）；</w:t>
      </w:r>
    </w:p>
    <w:p>
      <w:pPr>
        <w:ind w:firstLine="501" w:firstLineChars="209"/>
      </w:pPr>
      <w:r>
        <w:rPr>
          <w:rFonts w:hint="eastAsia"/>
        </w:rPr>
        <w:t>原创性声明；</w:t>
      </w:r>
    </w:p>
    <w:p>
      <w:pPr>
        <w:ind w:firstLine="501" w:firstLineChars="209"/>
      </w:pPr>
      <w:r>
        <w:rPr>
          <w:rFonts w:hint="eastAsia"/>
        </w:rPr>
        <w:t>关于使用授权的声明；</w:t>
      </w:r>
    </w:p>
    <w:p>
      <w:pPr>
        <w:ind w:firstLine="501" w:firstLineChars="209"/>
      </w:pPr>
      <w:r>
        <w:rPr>
          <w:rFonts w:hint="eastAsia"/>
        </w:rPr>
        <w:t>中、英文内容摘要；</w:t>
      </w:r>
    </w:p>
    <w:p>
      <w:pPr>
        <w:ind w:firstLine="501" w:firstLineChars="209"/>
      </w:pPr>
      <w:r>
        <w:rPr>
          <w:rFonts w:hint="eastAsia"/>
        </w:rPr>
        <w:t>正文目录（含页码）；</w:t>
      </w:r>
    </w:p>
    <w:p>
      <w:pPr>
        <w:ind w:firstLine="501" w:firstLineChars="209"/>
      </w:pPr>
      <w:r>
        <w:rPr>
          <w:rFonts w:hint="eastAsia"/>
        </w:rPr>
        <w:t>引言；</w:t>
      </w:r>
    </w:p>
    <w:p>
      <w:pPr>
        <w:ind w:firstLine="501" w:firstLineChars="209"/>
      </w:pPr>
      <w:r>
        <w:rPr>
          <w:rFonts w:hint="eastAsia"/>
        </w:rPr>
        <w:t>正文（计算说明书、研究内容、技术经济分析、结论等）；</w:t>
      </w:r>
    </w:p>
    <w:p>
      <w:pPr>
        <w:ind w:firstLine="501" w:firstLineChars="209"/>
      </w:pPr>
      <w:r>
        <w:rPr>
          <w:rFonts w:hint="eastAsia"/>
        </w:rPr>
        <w:t>参考文献；</w:t>
      </w:r>
    </w:p>
    <w:p>
      <w:pPr>
        <w:ind w:firstLine="501" w:firstLineChars="209"/>
      </w:pPr>
      <w:r>
        <w:rPr>
          <w:rFonts w:hint="eastAsia"/>
        </w:rPr>
        <w:t>致谢；</w:t>
      </w:r>
    </w:p>
    <w:p>
      <w:pPr>
        <w:ind w:firstLine="501" w:firstLineChars="209"/>
      </w:pPr>
      <w:r>
        <w:rPr>
          <w:rFonts w:hint="eastAsia"/>
        </w:rPr>
        <w:t>附录A（图纸及调研报告等）；</w:t>
      </w:r>
    </w:p>
    <w:p>
      <w:pPr>
        <w:ind w:firstLine="501" w:firstLineChars="209"/>
        <w:rPr>
          <w:color w:val="auto"/>
        </w:rPr>
      </w:pPr>
      <w:r>
        <w:rPr>
          <w:rFonts w:hint="eastAsia"/>
          <w:color w:val="auto"/>
        </w:rPr>
        <w:t>附录一 外文原文</w:t>
      </w:r>
    </w:p>
    <w:p>
      <w:pPr>
        <w:ind w:firstLine="501" w:firstLineChars="209"/>
        <w:rPr>
          <w:color w:val="auto"/>
        </w:rPr>
      </w:pPr>
      <w:r>
        <w:rPr>
          <w:rFonts w:hint="eastAsia"/>
          <w:color w:val="auto"/>
        </w:rPr>
        <w:t>附录二 中文译文</w:t>
      </w:r>
    </w:p>
    <w:p>
      <w:pPr>
        <w:ind w:firstLine="501" w:firstLineChars="209"/>
      </w:pPr>
      <w:r>
        <w:rPr>
          <w:rFonts w:hint="eastAsia"/>
        </w:rPr>
        <w:t>。</w:t>
      </w:r>
    </w:p>
    <w:p>
      <w:pPr>
        <w:pStyle w:val="3"/>
        <w:spacing w:before="120"/>
      </w:pPr>
      <w:bookmarkStart w:id="102" w:name="_Toc4424"/>
      <w:bookmarkStart w:id="103" w:name="_Toc26710292"/>
      <w:r>
        <w:rPr>
          <w:rFonts w:hint="eastAsia"/>
        </w:rPr>
        <w:t>4.2  外文翻译</w:t>
      </w:r>
      <w:bookmarkEnd w:id="102"/>
      <w:bookmarkEnd w:id="103"/>
    </w:p>
    <w:p>
      <w:pPr>
        <w:ind w:firstLine="480" w:firstLineChars="200"/>
      </w:pPr>
      <w:r>
        <w:rPr>
          <w:rFonts w:hint="eastAsia"/>
        </w:rPr>
        <w:t>每名学生在毕业设计期间，</w:t>
      </w:r>
      <w:bookmarkStart w:id="104" w:name="_Hlk152603330"/>
      <w:r>
        <w:rPr>
          <w:rFonts w:hint="eastAsia"/>
          <w:highlight w:val="none"/>
        </w:rPr>
        <w:t>中文译文要求3</w:t>
      </w:r>
      <w:r>
        <w:rPr>
          <w:highlight w:val="none"/>
        </w:rPr>
        <w:t>~5</w:t>
      </w:r>
      <w:r>
        <w:rPr>
          <w:rFonts w:hint="eastAsia"/>
          <w:highlight w:val="none"/>
        </w:rPr>
        <w:t>千汉字。</w:t>
      </w:r>
      <w:bookmarkEnd w:id="104"/>
    </w:p>
    <w:p>
      <w:pPr>
        <w:ind w:firstLine="480" w:firstLineChars="200"/>
      </w:pPr>
      <w:r>
        <w:rPr>
          <w:rFonts w:hint="eastAsia"/>
        </w:rPr>
        <w:t>译文内容必须与毕业设计内容有关，原则上是近五年出版的期刊（不可翻译有中文译文的书籍或期刊），由指导教师在下达任务书时指定。</w:t>
      </w:r>
    </w:p>
    <w:p>
      <w:pPr>
        <w:ind w:firstLine="480" w:firstLineChars="200"/>
      </w:pPr>
      <w:r>
        <w:rPr>
          <w:rFonts w:hint="eastAsia"/>
        </w:rPr>
        <w:t>译文应用标准A4纸双面打字成文（封面单页打印），格式与正文相同。表名和图名等均应译成中文。</w:t>
      </w:r>
    </w:p>
    <w:p>
      <w:pPr>
        <w:ind w:firstLine="480" w:firstLineChars="200"/>
      </w:pPr>
      <w:r>
        <w:rPr>
          <w:rFonts w:hint="eastAsia"/>
        </w:rPr>
        <w:t>装订时原文在前，译文在后。</w:t>
      </w:r>
    </w:p>
    <w:p>
      <w:pPr>
        <w:ind w:firstLine="480" w:firstLineChars="200"/>
      </w:pPr>
      <w:r>
        <w:rPr>
          <w:rFonts w:hint="eastAsia"/>
        </w:rPr>
        <w:t>译文必须于毕业设计中期检查前完成，并交指导教师批改。</w:t>
      </w:r>
    </w:p>
    <w:p>
      <w:pPr>
        <w:pStyle w:val="3"/>
        <w:spacing w:before="120"/>
      </w:pPr>
      <w:bookmarkStart w:id="105" w:name="_Toc14186"/>
      <w:bookmarkStart w:id="106" w:name="_Toc26710293"/>
      <w:r>
        <w:rPr>
          <w:rFonts w:hint="eastAsia"/>
        </w:rPr>
        <w:t>4.3  装订规范要求</w:t>
      </w:r>
      <w:bookmarkEnd w:id="105"/>
      <w:bookmarkEnd w:id="106"/>
    </w:p>
    <w:p>
      <w:pPr>
        <w:ind w:firstLine="480" w:firstLineChars="200"/>
      </w:pPr>
      <w:r>
        <w:rPr>
          <w:rFonts w:hint="eastAsia"/>
        </w:rPr>
        <w:t>毕业设计按如下顺序装订：</w:t>
      </w:r>
    </w:p>
    <w:p>
      <w:pPr>
        <w:ind w:firstLine="480" w:firstLineChars="200"/>
      </w:pPr>
      <w:r>
        <w:rPr>
          <w:rFonts w:hint="eastAsia"/>
        </w:rPr>
        <w:t>用学校统一提供的封皮做封面；</w:t>
      </w:r>
    </w:p>
    <w:p>
      <w:pPr>
        <w:ind w:firstLine="480" w:firstLineChars="200"/>
      </w:pPr>
      <w:r>
        <w:rPr>
          <w:rFonts w:hint="eastAsia"/>
        </w:rPr>
        <w:t>毕业设计任务书（含任务要求、过程检查记录、指导教师评语、评阅人评语、答辩委员会意见及成绩等）；</w:t>
      </w:r>
    </w:p>
    <w:p>
      <w:pPr>
        <w:ind w:firstLine="480" w:firstLineChars="200"/>
      </w:pPr>
      <w:r>
        <w:rPr>
          <w:rFonts w:hint="eastAsia"/>
        </w:rPr>
        <w:t>学生毕业设计全部内容</w:t>
      </w:r>
      <w:bookmarkStart w:id="107" w:name="_Hlk152603352"/>
      <w:r>
        <w:rPr>
          <w:rFonts w:hint="eastAsia"/>
        </w:rPr>
        <w:t>（独立成册）</w:t>
      </w:r>
      <w:bookmarkEnd w:id="107"/>
      <w:r>
        <w:rPr>
          <w:rFonts w:hint="eastAsia"/>
        </w:rPr>
        <w:t>；</w:t>
      </w:r>
    </w:p>
    <w:p>
      <w:pPr>
        <w:ind w:firstLine="480" w:firstLineChars="200"/>
      </w:pPr>
      <w:r>
        <w:rPr>
          <w:rFonts w:hint="eastAsia"/>
        </w:rPr>
        <w:t>外文翻译原文在前、译文在后装订在一起。</w:t>
      </w:r>
    </w:p>
    <w:p>
      <w:pPr>
        <w:pStyle w:val="33"/>
        <w:spacing w:after="240"/>
        <w:jc w:val="center"/>
        <w:rPr>
          <w:rStyle w:val="35"/>
        </w:rPr>
      </w:pPr>
      <w:r>
        <w:br w:type="page"/>
      </w:r>
      <w:bookmarkStart w:id="108" w:name="_Toc16061"/>
      <w:bookmarkStart w:id="109" w:name="_Toc26710294"/>
      <w:bookmarkStart w:id="110" w:name="_Toc216894843"/>
      <w:r>
        <w:rPr>
          <w:rStyle w:val="34"/>
          <w:rFonts w:hint="eastAsia"/>
          <w:bCs/>
        </w:rPr>
        <w:t>第5章  章节样例 章题目（黑体，小三，1.5倍行距，</w:t>
      </w:r>
      <w:r>
        <w:rPr>
          <w:rStyle w:val="34"/>
          <w:rFonts w:hint="eastAsia"/>
          <w:bCs/>
          <w:highlight w:val="none"/>
        </w:rPr>
        <w:t>段后11磅</w:t>
      </w:r>
      <w:r>
        <w:rPr>
          <w:rStyle w:val="34"/>
          <w:rFonts w:hint="eastAsia"/>
          <w:bCs/>
        </w:rPr>
        <w:t>）</w:t>
      </w:r>
      <w:bookmarkEnd w:id="108"/>
      <w:bookmarkEnd w:id="109"/>
      <w:bookmarkEnd w:id="110"/>
    </w:p>
    <w:p/>
    <w:p>
      <w:pPr>
        <w:pStyle w:val="3"/>
        <w:spacing w:before="120"/>
        <w:rPr>
          <w:highlight w:val="none"/>
        </w:rPr>
      </w:pPr>
      <w:bookmarkStart w:id="111" w:name="_Toc26710295"/>
      <w:bookmarkStart w:id="112" w:name="_Toc1738"/>
      <w:bookmarkStart w:id="113" w:name="_Toc216894844"/>
      <w:r>
        <w:rPr>
          <w:rFonts w:hint="eastAsia"/>
        </w:rPr>
        <w:t xml:space="preserve">5.1  </w:t>
      </w:r>
      <w:r>
        <w:rPr>
          <w:rFonts w:hint="eastAsia"/>
          <w:highlight w:val="none"/>
        </w:rPr>
        <w:t>第1节题目（黑体，四号，1.5倍行距，段前0.5行）</w:t>
      </w:r>
      <w:bookmarkEnd w:id="111"/>
      <w:bookmarkEnd w:id="112"/>
      <w:bookmarkEnd w:id="113"/>
    </w:p>
    <w:p>
      <w:pPr>
        <w:rPr>
          <w:highlight w:val="none"/>
        </w:rPr>
      </w:pPr>
    </w:p>
    <w:p>
      <w:pPr>
        <w:pStyle w:val="4"/>
        <w:spacing w:before="120"/>
        <w:rPr>
          <w:highlight w:val="none"/>
        </w:rPr>
      </w:pPr>
      <w:bookmarkStart w:id="114" w:name="_Toc29445"/>
      <w:bookmarkStart w:id="115" w:name="_Toc216894845"/>
      <w:bookmarkStart w:id="116" w:name="_Toc26710296"/>
      <w:r>
        <w:rPr>
          <w:rFonts w:hint="eastAsia"/>
          <w:highlight w:val="none"/>
        </w:rPr>
        <w:t>5.1.1  第1节一级题目（黑体，小四，1.5倍行距，段前0.5行）</w:t>
      </w:r>
      <w:bookmarkEnd w:id="114"/>
      <w:bookmarkEnd w:id="115"/>
      <w:bookmarkEnd w:id="116"/>
    </w:p>
    <w:p>
      <w:pPr>
        <w:rPr>
          <w:highlight w:val="none"/>
        </w:rPr>
      </w:pPr>
    </w:p>
    <w:p>
      <w:pPr>
        <w:pStyle w:val="4"/>
        <w:spacing w:before="120"/>
        <w:rPr>
          <w:highlight w:val="none"/>
        </w:rPr>
      </w:pPr>
      <w:r>
        <w:rPr>
          <w:rFonts w:hint="eastAsia"/>
          <w:highlight w:val="none"/>
        </w:rPr>
        <w:t>5.1.</w:t>
      </w:r>
      <w:r>
        <w:rPr>
          <w:highlight w:val="none"/>
        </w:rPr>
        <w:t>2</w:t>
      </w:r>
      <w:r>
        <w:rPr>
          <w:rFonts w:hint="eastAsia"/>
          <w:highlight w:val="none"/>
        </w:rPr>
        <w:t xml:space="preserve">  第1节一级题目</w:t>
      </w:r>
    </w:p>
    <w:p>
      <w:pPr>
        <w:rPr>
          <w:highlight w:val="none"/>
        </w:rPr>
      </w:pPr>
    </w:p>
    <w:p>
      <w:pPr>
        <w:pStyle w:val="3"/>
        <w:spacing w:before="120"/>
        <w:rPr>
          <w:highlight w:val="none"/>
        </w:rPr>
      </w:pPr>
      <w:bookmarkStart w:id="117" w:name="_Toc1505"/>
      <w:bookmarkStart w:id="118" w:name="_Toc216894846"/>
      <w:bookmarkStart w:id="119" w:name="_Toc26710297"/>
      <w:r>
        <w:rPr>
          <w:rFonts w:hint="eastAsia"/>
          <w:highlight w:val="none"/>
        </w:rPr>
        <w:t>5.2  第2节题目</w:t>
      </w:r>
      <w:bookmarkEnd w:id="117"/>
      <w:bookmarkEnd w:id="118"/>
      <w:bookmarkEnd w:id="119"/>
    </w:p>
    <w:p>
      <w:pPr>
        <w:rPr>
          <w:highlight w:val="none"/>
        </w:rPr>
      </w:pPr>
    </w:p>
    <w:p>
      <w:pPr>
        <w:pStyle w:val="4"/>
        <w:spacing w:before="120"/>
        <w:rPr>
          <w:highlight w:val="none"/>
        </w:rPr>
      </w:pPr>
      <w:bookmarkStart w:id="120" w:name="_Toc216894847"/>
      <w:bookmarkStart w:id="121" w:name="_Toc26710298"/>
      <w:bookmarkStart w:id="122" w:name="_Toc6298"/>
      <w:r>
        <w:rPr>
          <w:rFonts w:hint="eastAsia"/>
          <w:highlight w:val="none"/>
        </w:rPr>
        <w:t>5.2.1  第2节一级题目</w:t>
      </w:r>
      <w:bookmarkEnd w:id="120"/>
      <w:bookmarkEnd w:id="121"/>
      <w:bookmarkEnd w:id="122"/>
    </w:p>
    <w:p>
      <w:pPr>
        <w:rPr>
          <w:highlight w:val="none"/>
        </w:rPr>
      </w:pPr>
    </w:p>
    <w:p>
      <w:pPr>
        <w:pStyle w:val="4"/>
        <w:spacing w:before="120"/>
      </w:pPr>
      <w:r>
        <w:rPr>
          <w:rFonts w:hint="eastAsia"/>
        </w:rPr>
        <w:t>5.</w:t>
      </w:r>
      <w:r>
        <w:t>2</w:t>
      </w:r>
      <w:r>
        <w:rPr>
          <w:rFonts w:hint="eastAsia"/>
        </w:rPr>
        <w:t>.</w:t>
      </w:r>
      <w:r>
        <w:t>2</w:t>
      </w:r>
      <w:r>
        <w:rPr>
          <w:rFonts w:hint="eastAsia"/>
        </w:rPr>
        <w:t xml:space="preserve">  第</w:t>
      </w:r>
      <w:r>
        <w:t>2</w:t>
      </w:r>
      <w:r>
        <w:rPr>
          <w:rFonts w:hint="eastAsia"/>
        </w:rPr>
        <w:t>节一级题目</w:t>
      </w:r>
    </w:p>
    <w:p/>
    <w:p/>
    <w:p/>
    <w:p/>
    <w:p/>
    <w:p>
      <w:pPr>
        <w:pStyle w:val="2"/>
        <w:jc w:val="center"/>
      </w:pPr>
      <w:r>
        <w:br w:type="page"/>
      </w:r>
      <w:bookmarkStart w:id="123" w:name="_Toc18616"/>
      <w:bookmarkStart w:id="124" w:name="_Toc26710299"/>
      <w:r>
        <w:rPr>
          <w:rFonts w:hint="eastAsia"/>
        </w:rPr>
        <w:t>第</w:t>
      </w:r>
      <w:r>
        <w:rPr>
          <w:rFonts w:hint="eastAsia"/>
          <w:highlight w:val="none"/>
        </w:rPr>
        <w:t>6</w:t>
      </w:r>
      <w:r>
        <w:rPr>
          <w:rFonts w:hint="eastAsia"/>
        </w:rPr>
        <w:t>章  结    论（设计类为设计总结）</w:t>
      </w:r>
      <w:bookmarkEnd w:id="123"/>
      <w:bookmarkEnd w:id="124"/>
    </w:p>
    <w:p>
      <w:pPr>
        <w:ind w:firstLine="480" w:firstLineChars="200"/>
      </w:pPr>
      <w:r>
        <w:rPr>
          <w:rFonts w:hint="eastAsia"/>
        </w:rPr>
        <w:t>结论是理论分析和实验结果的逻辑发展，是整篇论文的归宿。结论是在理论分析、试验结果的基础上，经过分析、推理、判断、归纳的过程而形成的总观点。结论必须完整、准确、鲜明、并突出与前人不同的新见解。</w:t>
      </w:r>
    </w:p>
    <w:p>
      <w:pPr>
        <w:ind w:firstLine="480" w:firstLineChars="200"/>
      </w:pPr>
      <w:r>
        <w:rPr>
          <w:rFonts w:hint="eastAsia"/>
        </w:rPr>
        <w:t>书写格式说明：</w:t>
      </w:r>
    </w:p>
    <w:p>
      <w:pPr>
        <w:ind w:firstLine="480" w:firstLineChars="200"/>
      </w:pPr>
      <w:r>
        <w:rPr>
          <w:rFonts w:hint="eastAsia"/>
        </w:rPr>
        <w:t>标题“结论”选用模板中的样式所定义的“结论”，或者手动设置成字体：黑体，居中，字号：小三，1.5倍行距，段后1行，段前为0行。</w:t>
      </w:r>
    </w:p>
    <w:p>
      <w:pPr>
        <w:ind w:firstLine="465"/>
      </w:pPr>
      <w:r>
        <w:rPr>
          <w:rFonts w:hint="eastAsia"/>
        </w:rPr>
        <w:t>结论正文选用模板中的样式所定义的“正文”，每段落首行缩进2字；或者手动设置成每段落首行缩进2字，字体：宋体，字号：小四，行距：多倍行距 1.25，间距：段前、段后均为0行。</w:t>
      </w:r>
    </w:p>
    <w:p>
      <w:pPr>
        <w:ind w:firstLine="480" w:firstLineChars="200"/>
      </w:pPr>
    </w:p>
    <w:p/>
    <w:p/>
    <w:p>
      <w:pPr>
        <w:pStyle w:val="32"/>
        <w:spacing w:after="240"/>
      </w:pPr>
      <w:r>
        <w:br w:type="page"/>
      </w:r>
      <w:bookmarkStart w:id="125" w:name="_Toc24815"/>
      <w:bookmarkStart w:id="126" w:name="_Toc26710300"/>
      <w:bookmarkStart w:id="127" w:name="_Toc216894849"/>
      <w:r>
        <w:rPr>
          <w:rFonts w:hint="eastAsia"/>
        </w:rPr>
        <w:t>参 考 文 献</w:t>
      </w:r>
      <w:bookmarkEnd w:id="125"/>
      <w:bookmarkEnd w:id="126"/>
      <w:bookmarkEnd w:id="127"/>
      <w:bookmarkStart w:id="128" w:name="参考文献范例"/>
      <w:bookmarkEnd w:id="128"/>
    </w:p>
    <w:p>
      <w:pPr>
        <w:pStyle w:val="26"/>
        <w:ind w:firstLine="420"/>
        <w:rPr>
          <w:highlight w:val="none"/>
        </w:rPr>
      </w:pPr>
      <w:r>
        <w:rPr>
          <w:rFonts w:hint="eastAsia"/>
        </w:rPr>
        <w:t>标题“参</w:t>
      </w:r>
      <w:r>
        <w:rPr>
          <w:rFonts w:hint="eastAsia"/>
          <w:highlight w:val="none"/>
        </w:rPr>
        <w:t>考文献”不可省略，选用模板中的样式所定义的“参考文献”；或者手动设置成字体：黑体，居中，字号：小三，</w:t>
      </w:r>
      <w:r>
        <w:rPr>
          <w:rFonts w:ascii="Times New Roman" w:hAnsi="Times New Roman"/>
          <w:highlight w:val="none"/>
        </w:rPr>
        <w:t>1.5</w:t>
      </w:r>
      <w:r>
        <w:rPr>
          <w:rFonts w:hint="eastAsia"/>
          <w:highlight w:val="none"/>
        </w:rPr>
        <w:t>倍行距，段后1行，段前为</w:t>
      </w:r>
      <w:r>
        <w:rPr>
          <w:rFonts w:ascii="Times New Roman" w:hAnsi="Times New Roman"/>
          <w:highlight w:val="none"/>
        </w:rPr>
        <w:t>0</w:t>
      </w:r>
      <w:r>
        <w:rPr>
          <w:rFonts w:hint="eastAsia"/>
          <w:highlight w:val="none"/>
        </w:rPr>
        <w:t>行。</w:t>
      </w:r>
    </w:p>
    <w:p>
      <w:pPr>
        <w:pStyle w:val="26"/>
        <w:ind w:firstLine="420"/>
        <w:rPr>
          <w:highlight w:val="none"/>
        </w:rPr>
      </w:pPr>
      <w:r>
        <w:rPr>
          <w:rFonts w:hint="eastAsia"/>
          <w:highlight w:val="none"/>
        </w:rPr>
        <w:t>参考文献内容设置成字体：中文宋体，阿拉伯数字及西文Times New Roman，字号：五号，多倍行距</w:t>
      </w:r>
      <w:r>
        <w:rPr>
          <w:rFonts w:ascii="Times New Roman" w:hAnsi="Times New Roman"/>
          <w:highlight w:val="none"/>
        </w:rPr>
        <w:t>1.25</w:t>
      </w:r>
      <w:r>
        <w:rPr>
          <w:rFonts w:hint="eastAsia"/>
          <w:highlight w:val="none"/>
        </w:rPr>
        <w:t>，段前、段后均为</w:t>
      </w:r>
      <w:r>
        <w:rPr>
          <w:rFonts w:ascii="Times New Roman" w:hAnsi="Times New Roman"/>
          <w:highlight w:val="none"/>
        </w:rPr>
        <w:t>0</w:t>
      </w:r>
      <w:r>
        <w:rPr>
          <w:rFonts w:hint="eastAsia"/>
          <w:highlight w:val="none"/>
        </w:rPr>
        <w:t>行，取消网格对齐选项。</w:t>
      </w:r>
    </w:p>
    <w:p>
      <w:pPr>
        <w:pStyle w:val="26"/>
        <w:ind w:firstLine="420"/>
        <w:rPr>
          <w:highlight w:val="none"/>
        </w:rPr>
      </w:pPr>
      <w:r>
        <w:rPr>
          <w:rFonts w:hint="eastAsia"/>
          <w:highlight w:val="none"/>
        </w:rPr>
        <w:t>参考文献的著录，按论文中引用顺序排列。</w:t>
      </w:r>
    </w:p>
    <w:p>
      <w:pPr>
        <w:pStyle w:val="26"/>
        <w:ind w:firstLine="420"/>
        <w:rPr>
          <w:highlight w:val="none"/>
        </w:rPr>
      </w:pPr>
      <w:r>
        <w:rPr>
          <w:rFonts w:hint="eastAsia"/>
          <w:highlight w:val="none"/>
        </w:rPr>
        <w:t>参考文献数量不少于</w:t>
      </w:r>
      <w:r>
        <w:rPr>
          <w:rFonts w:ascii="Times New Roman" w:hAnsi="Times New Roman"/>
          <w:highlight w:val="none"/>
        </w:rPr>
        <w:t>10</w:t>
      </w:r>
      <w:r>
        <w:rPr>
          <w:rFonts w:hint="eastAsia"/>
          <w:highlight w:val="none"/>
        </w:rPr>
        <w:t>篇，除规范外参考文献应为近五年，其中期刊不少于</w:t>
      </w:r>
      <w:r>
        <w:rPr>
          <w:rFonts w:ascii="Times New Roman" w:hAnsi="Times New Roman"/>
          <w:highlight w:val="none"/>
        </w:rPr>
        <w:t>5</w:t>
      </w:r>
      <w:r>
        <w:rPr>
          <w:rFonts w:hint="eastAsia"/>
          <w:highlight w:val="none"/>
        </w:rPr>
        <w:t>篇，并且包含一定数量的外文期刊。</w:t>
      </w:r>
    </w:p>
    <w:p>
      <w:pPr>
        <w:pStyle w:val="26"/>
        <w:ind w:firstLine="420"/>
        <w:rPr>
          <w:highlight w:val="none"/>
        </w:rPr>
      </w:pPr>
      <w:r>
        <w:rPr>
          <w:rFonts w:hint="eastAsia"/>
          <w:highlight w:val="none"/>
        </w:rPr>
        <w:t>文献类型标志参考国家标准</w:t>
      </w:r>
      <w:r>
        <w:rPr>
          <w:highlight w:val="none"/>
        </w:rPr>
        <w:t xml:space="preserve"> </w:t>
      </w:r>
      <w:r>
        <w:rPr>
          <w:rFonts w:ascii="Times New Roman" w:hAnsi="Times New Roman"/>
          <w:highlight w:val="none"/>
        </w:rPr>
        <w:t>GB/T 7714－2005</w:t>
      </w:r>
      <w:r>
        <w:rPr>
          <w:rFonts w:hint="eastAsia"/>
          <w:highlight w:val="none"/>
        </w:rPr>
        <w:t>，如下表：</w:t>
      </w:r>
    </w:p>
    <w:p>
      <w:pPr>
        <w:pStyle w:val="26"/>
        <w:ind w:firstLine="420"/>
        <w:rPr>
          <w:highlight w:val="none"/>
        </w:rPr>
      </w:pPr>
    </w:p>
    <w:tbl>
      <w:tblPr>
        <w:tblStyle w:val="15"/>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96"/>
        <w:gridCol w:w="559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bottom w:val="single" w:color="auto" w:sz="4" w:space="0"/>
              <w:right w:val="nil"/>
            </w:tcBorders>
            <w:vAlign w:val="center"/>
          </w:tcPr>
          <w:p>
            <w:pPr>
              <w:spacing w:line="240" w:lineRule="auto"/>
              <w:jc w:val="center"/>
              <w:rPr>
                <w:sz w:val="21"/>
                <w:szCs w:val="21"/>
              </w:rPr>
            </w:pPr>
            <w:r>
              <w:rPr>
                <w:rFonts w:hint="eastAsia"/>
                <w:sz w:val="21"/>
                <w:szCs w:val="21"/>
              </w:rPr>
              <w:t>文献类型</w:t>
            </w:r>
          </w:p>
        </w:tc>
        <w:tc>
          <w:tcPr>
            <w:tcW w:w="5596" w:type="dxa"/>
            <w:tcBorders>
              <w:left w:val="nil"/>
              <w:bottom w:val="single" w:color="auto" w:sz="4" w:space="0"/>
            </w:tcBorders>
            <w:vAlign w:val="center"/>
          </w:tcPr>
          <w:p>
            <w:pPr>
              <w:ind w:left="-2" w:leftChars="-1"/>
              <w:jc w:val="center"/>
              <w:rPr>
                <w:sz w:val="21"/>
                <w:szCs w:val="21"/>
              </w:rPr>
            </w:pPr>
            <w:r>
              <w:rPr>
                <w:rFonts w:hint="eastAsia"/>
                <w:sz w:val="21"/>
                <w:szCs w:val="21"/>
              </w:rPr>
              <w:t>标志代码</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bottom w:val="nil"/>
              <w:right w:val="nil"/>
            </w:tcBorders>
            <w:vAlign w:val="center"/>
          </w:tcPr>
          <w:p>
            <w:pPr>
              <w:spacing w:line="240" w:lineRule="auto"/>
              <w:jc w:val="center"/>
              <w:rPr>
                <w:sz w:val="21"/>
                <w:szCs w:val="21"/>
              </w:rPr>
            </w:pPr>
            <w:r>
              <w:rPr>
                <w:rFonts w:hint="eastAsia"/>
                <w:sz w:val="21"/>
                <w:szCs w:val="21"/>
              </w:rPr>
              <w:t>普通图书</w:t>
            </w:r>
          </w:p>
        </w:tc>
        <w:tc>
          <w:tcPr>
            <w:tcW w:w="5596" w:type="dxa"/>
            <w:tcBorders>
              <w:left w:val="nil"/>
              <w:bottom w:val="nil"/>
            </w:tcBorders>
            <w:vAlign w:val="center"/>
          </w:tcPr>
          <w:p>
            <w:pPr>
              <w:spacing w:line="240" w:lineRule="auto"/>
              <w:jc w:val="center"/>
              <w:rPr>
                <w:sz w:val="21"/>
                <w:szCs w:val="21"/>
              </w:rPr>
            </w:pPr>
            <w:r>
              <w:rPr>
                <w:rFonts w:hint="eastAsia"/>
                <w:sz w:val="21"/>
                <w:szCs w:val="21"/>
              </w:rPr>
              <w:t>M</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会议录</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C</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汇编</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G</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报纸</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N</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期刊</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J</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学位论文</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D</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报告</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标准</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S</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专利</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P</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数据库</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DB</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bottom w:val="nil"/>
              <w:right w:val="nil"/>
            </w:tcBorders>
            <w:vAlign w:val="center"/>
          </w:tcPr>
          <w:p>
            <w:pPr>
              <w:spacing w:line="240" w:lineRule="auto"/>
              <w:jc w:val="center"/>
              <w:rPr>
                <w:sz w:val="21"/>
                <w:szCs w:val="21"/>
              </w:rPr>
            </w:pPr>
            <w:r>
              <w:rPr>
                <w:rFonts w:hint="eastAsia"/>
                <w:sz w:val="21"/>
                <w:szCs w:val="21"/>
              </w:rPr>
              <w:t>计算机程序</w:t>
            </w:r>
          </w:p>
        </w:tc>
        <w:tc>
          <w:tcPr>
            <w:tcW w:w="5596" w:type="dxa"/>
            <w:tcBorders>
              <w:top w:val="nil"/>
              <w:left w:val="nil"/>
              <w:bottom w:val="nil"/>
            </w:tcBorders>
            <w:vAlign w:val="center"/>
          </w:tcPr>
          <w:p>
            <w:pPr>
              <w:spacing w:line="240" w:lineRule="auto"/>
              <w:jc w:val="center"/>
              <w:rPr>
                <w:sz w:val="21"/>
                <w:szCs w:val="21"/>
              </w:rPr>
            </w:pPr>
            <w:r>
              <w:rPr>
                <w:rFonts w:hint="eastAsia"/>
                <w:sz w:val="21"/>
                <w:szCs w:val="21"/>
              </w:rPr>
              <w:t>CP</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6" w:type="dxa"/>
            <w:tcBorders>
              <w:top w:val="nil"/>
              <w:right w:val="nil"/>
            </w:tcBorders>
            <w:vAlign w:val="center"/>
          </w:tcPr>
          <w:p>
            <w:pPr>
              <w:spacing w:line="240" w:lineRule="auto"/>
              <w:jc w:val="center"/>
              <w:rPr>
                <w:sz w:val="21"/>
                <w:szCs w:val="21"/>
              </w:rPr>
            </w:pPr>
            <w:r>
              <w:rPr>
                <w:rFonts w:hint="eastAsia"/>
                <w:sz w:val="21"/>
                <w:szCs w:val="21"/>
              </w:rPr>
              <w:t>电子公告</w:t>
            </w:r>
          </w:p>
        </w:tc>
        <w:tc>
          <w:tcPr>
            <w:tcW w:w="5596" w:type="dxa"/>
            <w:tcBorders>
              <w:top w:val="nil"/>
              <w:left w:val="nil"/>
            </w:tcBorders>
            <w:vAlign w:val="center"/>
          </w:tcPr>
          <w:p>
            <w:pPr>
              <w:spacing w:line="240" w:lineRule="auto"/>
              <w:jc w:val="center"/>
              <w:rPr>
                <w:sz w:val="21"/>
                <w:szCs w:val="21"/>
              </w:rPr>
            </w:pPr>
            <w:r>
              <w:rPr>
                <w:rFonts w:hint="eastAsia"/>
                <w:sz w:val="21"/>
                <w:szCs w:val="21"/>
              </w:rPr>
              <w:t>EB</w:t>
            </w:r>
          </w:p>
        </w:tc>
      </w:tr>
    </w:tbl>
    <w:p>
      <w:pPr>
        <w:pStyle w:val="26"/>
        <w:ind w:firstLine="420"/>
        <w:jc w:val="center"/>
      </w:pPr>
    </w:p>
    <w:p>
      <w:pPr>
        <w:pStyle w:val="26"/>
        <w:ind w:firstLine="420"/>
        <w:rPr>
          <w:rFonts w:ascii="Times New Roman" w:hAnsi="Times New Roman"/>
        </w:rPr>
      </w:pPr>
      <w:r>
        <w:rPr>
          <w:rFonts w:ascii="Times New Roman" w:hAnsi="Times New Roman"/>
        </w:rPr>
        <w:t>按照引用的文献类型不同使用不同的方法，示例如下：</w:t>
      </w:r>
    </w:p>
    <w:p>
      <w:pPr>
        <w:pStyle w:val="26"/>
        <w:ind w:firstLine="420"/>
        <w:rPr>
          <w:rFonts w:ascii="Times New Roman" w:hAnsi="Times New Roman"/>
        </w:rPr>
      </w:pPr>
      <w:r>
        <w:rPr>
          <w:rFonts w:ascii="Times New Roman" w:hAnsi="Times New Roman"/>
        </w:rPr>
        <w:t>1 普通图书</w:t>
      </w:r>
    </w:p>
    <w:p>
      <w:pPr>
        <w:pStyle w:val="26"/>
        <w:ind w:left="846" w:leftChars="174" w:hanging="428" w:hangingChars="204"/>
        <w:rPr>
          <w:rFonts w:ascii="Times New Roman" w:hAnsi="Times New Roman"/>
          <w:highlight w:val="none"/>
        </w:rPr>
      </w:pPr>
      <w:bookmarkStart w:id="129" w:name="_Hlk152603394"/>
      <w:r>
        <w:rPr>
          <w:rFonts w:ascii="Times New Roman" w:hAnsi="Times New Roman"/>
        </w:rPr>
        <w:t>[1] 广西壮族自治区林业厅.广西自然保护区[M].北京:中国林业出版</w:t>
      </w:r>
      <w:r>
        <w:rPr>
          <w:rFonts w:hint="eastAsia" w:ascii="Times New Roman" w:hAnsi="Times New Roman"/>
        </w:rPr>
        <w:t>,</w:t>
      </w:r>
      <w:ins w:id="3" w:author="MicroSoft" w:date="2023-12-04T17:02:00Z">
        <w:r>
          <w:rPr>
            <w:rFonts w:hint="eastAsia" w:ascii="Times New Roman" w:hAnsi="Times New Roman"/>
          </w:rPr>
          <w:t xml:space="preserve"> </w:t>
        </w:r>
      </w:ins>
      <w:r>
        <w:rPr>
          <w:rFonts w:ascii="Times New Roman" w:hAnsi="Times New Roman"/>
          <w:highlight w:val="none"/>
        </w:rPr>
        <w:t xml:space="preserve">1993. </w:t>
      </w:r>
    </w:p>
    <w:p>
      <w:pPr>
        <w:pStyle w:val="26"/>
        <w:ind w:left="846" w:leftChars="174" w:hanging="428" w:hangingChars="204"/>
        <w:rPr>
          <w:rFonts w:ascii="Times New Roman" w:hAnsi="Times New Roman"/>
          <w:highlight w:val="none"/>
        </w:rPr>
      </w:pPr>
      <w:r>
        <w:rPr>
          <w:rFonts w:ascii="Times New Roman" w:hAnsi="Times New Roman"/>
          <w:highlight w:val="none"/>
        </w:rPr>
        <w:t>[2] 蒋有绪,郭泉水,马娟,等.中国森林群落分类及其群落学特征[M].北京:科学出版社</w:t>
      </w:r>
      <w:r>
        <w:rPr>
          <w:rFonts w:hint="eastAsia" w:ascii="Times New Roman" w:hAnsi="Times New Roman"/>
          <w:highlight w:val="none"/>
        </w:rPr>
        <w:t>,</w:t>
      </w:r>
      <w:ins w:id="4" w:author="MicroSoft" w:date="2023-12-04T17:02:00Z">
        <w:r>
          <w:rPr>
            <w:rFonts w:hint="eastAsia" w:ascii="Times New Roman" w:hAnsi="Times New Roman"/>
            <w:highlight w:val="none"/>
          </w:rPr>
          <w:t xml:space="preserve"> </w:t>
        </w:r>
      </w:ins>
      <w:r>
        <w:rPr>
          <w:rFonts w:ascii="Times New Roman" w:hAnsi="Times New Roman"/>
          <w:highlight w:val="none"/>
        </w:rPr>
        <w:t>1998.</w:t>
      </w:r>
    </w:p>
    <w:p>
      <w:pPr>
        <w:pStyle w:val="26"/>
        <w:ind w:left="846" w:leftChars="174" w:hanging="428" w:hangingChars="204"/>
        <w:rPr>
          <w:rFonts w:ascii="Times New Roman" w:hAnsi="Times New Roman"/>
          <w:highlight w:val="none"/>
        </w:rPr>
      </w:pPr>
      <w:r>
        <w:rPr>
          <w:rFonts w:ascii="Times New Roman" w:hAnsi="Times New Roman"/>
          <w:highlight w:val="none"/>
        </w:rPr>
        <w:t xml:space="preserve">[3] International Federation of library Association and Institutions. Names of persons: national usages for entry in catalogues </w:t>
      </w:r>
      <w:r>
        <w:rPr>
          <w:rFonts w:hint="eastAsia" w:ascii="Times New Roman" w:hAnsi="Times New Roman"/>
          <w:highlight w:val="none"/>
        </w:rPr>
        <w:t>(</w:t>
      </w:r>
      <w:r>
        <w:rPr>
          <w:rFonts w:ascii="Times New Roman" w:hAnsi="Times New Roman"/>
          <w:highlight w:val="none"/>
        </w:rPr>
        <w:t>3rd ed) [M]. London: IFLA International office for UBC</w:t>
      </w:r>
      <w:r>
        <w:rPr>
          <w:rFonts w:hint="eastAsia" w:ascii="Times New Roman" w:hAnsi="Times New Roman"/>
          <w:highlight w:val="none"/>
        </w:rPr>
        <w:t>,</w:t>
      </w:r>
      <w:ins w:id="5" w:author="MicroSoft" w:date="2023-12-01T14:36:00Z">
        <w:r>
          <w:rPr>
            <w:rFonts w:hint="eastAsia" w:ascii="Times New Roman" w:hAnsi="Times New Roman"/>
            <w:highlight w:val="none"/>
          </w:rPr>
          <w:t xml:space="preserve"> </w:t>
        </w:r>
      </w:ins>
      <w:r>
        <w:rPr>
          <w:rFonts w:ascii="Times New Roman" w:hAnsi="Times New Roman"/>
          <w:highlight w:val="none"/>
        </w:rPr>
        <w:t>1977.</w:t>
      </w:r>
    </w:p>
    <w:bookmarkEnd w:id="129"/>
    <w:p>
      <w:pPr>
        <w:pStyle w:val="26"/>
        <w:ind w:left="846" w:leftChars="174" w:hanging="428" w:hangingChars="204"/>
        <w:rPr>
          <w:rFonts w:ascii="Times New Roman" w:hAnsi="Times New Roman"/>
        </w:rPr>
      </w:pPr>
      <w:r>
        <w:rPr>
          <w:rFonts w:ascii="Times New Roman" w:hAnsi="Times New Roman"/>
        </w:rPr>
        <w:br w:type="page"/>
      </w:r>
    </w:p>
    <w:p>
      <w:pPr>
        <w:pStyle w:val="26"/>
        <w:ind w:left="846" w:leftChars="174" w:hanging="428" w:hangingChars="204"/>
        <w:rPr>
          <w:rFonts w:ascii="Times New Roman" w:hAnsi="Times New Roman"/>
          <w:highlight w:val="none"/>
        </w:rPr>
      </w:pPr>
      <w:bookmarkStart w:id="130" w:name="_Hlk152603404"/>
      <w:r>
        <w:rPr>
          <w:rFonts w:ascii="Times New Roman" w:hAnsi="Times New Roman"/>
        </w:rPr>
        <w:t>2 期刊中析出的文献</w:t>
      </w:r>
    </w:p>
    <w:p>
      <w:pPr>
        <w:pStyle w:val="26"/>
        <w:ind w:left="846" w:leftChars="174" w:hanging="428" w:hangingChars="204"/>
        <w:rPr>
          <w:rFonts w:ascii="Times New Roman" w:hAnsi="Times New Roman"/>
          <w:highlight w:val="none"/>
        </w:rPr>
      </w:pPr>
      <w:r>
        <w:rPr>
          <w:rFonts w:ascii="Times New Roman" w:hAnsi="Times New Roman"/>
          <w:highlight w:val="none"/>
        </w:rPr>
        <w:t>[1] 李炳穆.理想的图书馆员和信息专家的素质与形象[J].图书情报工作,</w:t>
      </w:r>
      <w:ins w:id="6" w:author="MicroSoft" w:date="2023-12-01T14:36:00Z">
        <w:r>
          <w:rPr>
            <w:rFonts w:hint="eastAsia" w:ascii="Times New Roman" w:hAnsi="Times New Roman"/>
            <w:highlight w:val="none"/>
          </w:rPr>
          <w:t xml:space="preserve"> </w:t>
        </w:r>
      </w:ins>
      <w:r>
        <w:rPr>
          <w:rFonts w:ascii="Times New Roman" w:hAnsi="Times New Roman"/>
          <w:highlight w:val="none"/>
        </w:rPr>
        <w:t>2000,</w:t>
      </w:r>
      <w:ins w:id="7" w:author="MicroSoft" w:date="2023-12-01T14:36:00Z">
        <w:r>
          <w:rPr>
            <w:rFonts w:hint="eastAsia" w:ascii="Times New Roman" w:hAnsi="Times New Roman"/>
            <w:highlight w:val="none"/>
          </w:rPr>
          <w:t xml:space="preserve"> </w:t>
        </w:r>
      </w:ins>
      <w:r>
        <w:rPr>
          <w:rFonts w:ascii="Times New Roman" w:hAnsi="Times New Roman"/>
          <w:highlight w:val="none"/>
        </w:rPr>
        <w:t>(2):</w:t>
      </w:r>
      <w:ins w:id="8" w:author="MicroSoft" w:date="2023-12-01T14:36:00Z">
        <w:r>
          <w:rPr>
            <w:rFonts w:hint="eastAsia" w:ascii="Times New Roman" w:hAnsi="Times New Roman"/>
            <w:highlight w:val="none"/>
          </w:rPr>
          <w:t xml:space="preserve"> </w:t>
        </w:r>
      </w:ins>
      <w:r>
        <w:rPr>
          <w:rFonts w:ascii="Times New Roman" w:hAnsi="Times New Roman"/>
          <w:highlight w:val="none"/>
        </w:rPr>
        <w:t xml:space="preserve">5-8. </w:t>
      </w:r>
    </w:p>
    <w:p>
      <w:pPr>
        <w:pStyle w:val="26"/>
        <w:ind w:left="846" w:leftChars="174" w:hanging="428" w:hangingChars="204"/>
        <w:rPr>
          <w:rFonts w:ascii="Times New Roman" w:hAnsi="Times New Roman"/>
          <w:highlight w:val="none"/>
        </w:rPr>
      </w:pPr>
      <w:r>
        <w:rPr>
          <w:rFonts w:ascii="Times New Roman" w:hAnsi="Times New Roman"/>
          <w:highlight w:val="none"/>
        </w:rPr>
        <w:t>[2] 陶仁骥.密码学与数学[J].自然杂志,</w:t>
      </w:r>
      <w:ins w:id="9" w:author="MicroSoft" w:date="2023-12-01T14:36:00Z">
        <w:r>
          <w:rPr>
            <w:rFonts w:hint="eastAsia" w:ascii="Times New Roman" w:hAnsi="Times New Roman"/>
            <w:highlight w:val="none"/>
          </w:rPr>
          <w:t xml:space="preserve"> </w:t>
        </w:r>
      </w:ins>
      <w:r>
        <w:rPr>
          <w:rFonts w:ascii="Times New Roman" w:hAnsi="Times New Roman"/>
          <w:highlight w:val="none"/>
        </w:rPr>
        <w:t>1984,</w:t>
      </w:r>
      <w:ins w:id="10" w:author="MicroSoft" w:date="2023-12-01T14:36:00Z">
        <w:r>
          <w:rPr>
            <w:rFonts w:hint="eastAsia" w:ascii="Times New Roman" w:hAnsi="Times New Roman"/>
            <w:highlight w:val="none"/>
          </w:rPr>
          <w:t xml:space="preserve"> </w:t>
        </w:r>
      </w:ins>
      <w:r>
        <w:rPr>
          <w:rFonts w:ascii="Times New Roman" w:hAnsi="Times New Roman"/>
          <w:highlight w:val="none"/>
        </w:rPr>
        <w:t>7(7):</w:t>
      </w:r>
      <w:ins w:id="11" w:author="MicroSoft" w:date="2023-12-01T14:36:00Z">
        <w:r>
          <w:rPr>
            <w:rFonts w:hint="eastAsia" w:ascii="Times New Roman" w:hAnsi="Times New Roman"/>
            <w:highlight w:val="none"/>
          </w:rPr>
          <w:t xml:space="preserve"> </w:t>
        </w:r>
      </w:ins>
      <w:r>
        <w:rPr>
          <w:rFonts w:ascii="Times New Roman" w:hAnsi="Times New Roman"/>
          <w:highlight w:val="none"/>
        </w:rPr>
        <w:t xml:space="preserve">527. </w:t>
      </w:r>
    </w:p>
    <w:p>
      <w:pPr>
        <w:pStyle w:val="26"/>
        <w:ind w:left="846" w:leftChars="174" w:hanging="428" w:hangingChars="204"/>
        <w:rPr>
          <w:rFonts w:ascii="Times New Roman" w:hAnsi="Times New Roman"/>
          <w:highlight w:val="none"/>
        </w:rPr>
      </w:pPr>
      <w:r>
        <w:rPr>
          <w:rFonts w:ascii="Times New Roman" w:hAnsi="Times New Roman"/>
          <w:highlight w:val="none"/>
        </w:rPr>
        <w:t>[3] 亚洲地质图编目组.亚洲地层与地质历史概述[J].地质学报,</w:t>
      </w:r>
      <w:ins w:id="12" w:author="MicroSoft" w:date="2023-12-01T14:37:00Z">
        <w:r>
          <w:rPr>
            <w:rFonts w:hint="eastAsia" w:ascii="Times New Roman" w:hAnsi="Times New Roman"/>
            <w:highlight w:val="none"/>
          </w:rPr>
          <w:t xml:space="preserve"> </w:t>
        </w:r>
      </w:ins>
      <w:r>
        <w:rPr>
          <w:rFonts w:ascii="Times New Roman" w:hAnsi="Times New Roman"/>
          <w:highlight w:val="none"/>
        </w:rPr>
        <w:t>1978,</w:t>
      </w:r>
      <w:ins w:id="13" w:author="MicroSoft" w:date="2023-12-01T14:37:00Z">
        <w:r>
          <w:rPr>
            <w:rFonts w:hint="eastAsia" w:ascii="Times New Roman" w:hAnsi="Times New Roman"/>
            <w:highlight w:val="none"/>
          </w:rPr>
          <w:t xml:space="preserve"> </w:t>
        </w:r>
      </w:ins>
      <w:r>
        <w:rPr>
          <w:rFonts w:ascii="Times New Roman" w:hAnsi="Times New Roman"/>
          <w:highlight w:val="none"/>
        </w:rPr>
        <w:t>3:</w:t>
      </w:r>
      <w:ins w:id="14" w:author="MicroSoft" w:date="2023-12-01T14:37:00Z">
        <w:r>
          <w:rPr>
            <w:rFonts w:hint="eastAsia" w:ascii="Times New Roman" w:hAnsi="Times New Roman"/>
            <w:highlight w:val="none"/>
          </w:rPr>
          <w:t xml:space="preserve"> </w:t>
        </w:r>
      </w:ins>
      <w:r>
        <w:rPr>
          <w:rFonts w:ascii="Times New Roman" w:hAnsi="Times New Roman"/>
          <w:highlight w:val="none"/>
        </w:rPr>
        <w:t xml:space="preserve">104-208. </w:t>
      </w:r>
    </w:p>
    <w:p>
      <w:pPr>
        <w:pStyle w:val="26"/>
        <w:ind w:left="846" w:leftChars="174" w:hanging="428" w:hangingChars="204"/>
        <w:rPr>
          <w:rFonts w:ascii="Times New Roman" w:hAnsi="Times New Roman"/>
          <w:highlight w:val="none"/>
        </w:rPr>
      </w:pPr>
      <w:r>
        <w:rPr>
          <w:rFonts w:ascii="Times New Roman" w:hAnsi="Times New Roman"/>
          <w:highlight w:val="none"/>
          <w:lang w:val="de-DE"/>
        </w:rPr>
        <w:t xml:space="preserve">[4] DES MARAIS D J, STRAUSS H, SUMMONS R E, et al. </w:t>
      </w:r>
      <w:r>
        <w:rPr>
          <w:rFonts w:ascii="Times New Roman" w:hAnsi="Times New Roman"/>
          <w:highlight w:val="none"/>
        </w:rPr>
        <w:t>Carbon isotope evidence for the stepwise oxidation of the Proterozoic environment [J].</w:t>
      </w:r>
      <w:ins w:id="15" w:author="MicroSoft" w:date="2023-12-01T14:37:00Z">
        <w:r>
          <w:rPr>
            <w:rFonts w:hint="eastAsia" w:ascii="Times New Roman" w:hAnsi="Times New Roman"/>
            <w:highlight w:val="none"/>
          </w:rPr>
          <w:t xml:space="preserve"> </w:t>
        </w:r>
      </w:ins>
      <w:r>
        <w:rPr>
          <w:rFonts w:ascii="Times New Roman" w:hAnsi="Times New Roman"/>
          <w:highlight w:val="none"/>
        </w:rPr>
        <w:t>Nature</w:t>
      </w:r>
      <w:r>
        <w:rPr>
          <w:rFonts w:hint="eastAsia" w:ascii="Times New Roman" w:hAnsi="Times New Roman"/>
          <w:highlight w:val="none"/>
        </w:rPr>
        <w:t>,</w:t>
      </w:r>
      <w:ins w:id="16" w:author="MicroSoft" w:date="2023-12-01T14:37:00Z">
        <w:r>
          <w:rPr>
            <w:rFonts w:hint="eastAsia" w:ascii="Times New Roman" w:hAnsi="Times New Roman"/>
            <w:highlight w:val="none"/>
          </w:rPr>
          <w:t xml:space="preserve"> </w:t>
        </w:r>
      </w:ins>
      <w:r>
        <w:rPr>
          <w:rFonts w:ascii="Times New Roman" w:hAnsi="Times New Roman"/>
          <w:highlight w:val="none"/>
        </w:rPr>
        <w:t>1992,</w:t>
      </w:r>
      <w:ins w:id="17" w:author="MicroSoft" w:date="2023-12-01T14:37:00Z">
        <w:r>
          <w:rPr>
            <w:rFonts w:hint="eastAsia" w:ascii="Times New Roman" w:hAnsi="Times New Roman"/>
            <w:highlight w:val="none"/>
          </w:rPr>
          <w:t xml:space="preserve"> </w:t>
        </w:r>
      </w:ins>
      <w:r>
        <w:rPr>
          <w:rFonts w:ascii="Times New Roman" w:hAnsi="Times New Roman"/>
          <w:highlight w:val="none"/>
        </w:rPr>
        <w:t>359:</w:t>
      </w:r>
      <w:ins w:id="18" w:author="MicroSoft" w:date="2023-12-01T14:37:00Z">
        <w:r>
          <w:rPr>
            <w:rFonts w:hint="eastAsia" w:ascii="Times New Roman" w:hAnsi="Times New Roman"/>
            <w:highlight w:val="none"/>
          </w:rPr>
          <w:t xml:space="preserve"> </w:t>
        </w:r>
      </w:ins>
      <w:r>
        <w:rPr>
          <w:rFonts w:ascii="Times New Roman" w:hAnsi="Times New Roman"/>
          <w:highlight w:val="none"/>
        </w:rPr>
        <w:t>605-609.</w:t>
      </w:r>
    </w:p>
    <w:bookmarkEnd w:id="130"/>
    <w:p>
      <w:pPr>
        <w:pStyle w:val="26"/>
        <w:ind w:left="846" w:leftChars="174" w:hanging="428" w:hangingChars="204"/>
        <w:rPr>
          <w:rFonts w:ascii="Times New Roman" w:hAnsi="Times New Roman"/>
          <w:highlight w:val="none"/>
        </w:rPr>
      </w:pPr>
    </w:p>
    <w:p>
      <w:pPr>
        <w:pStyle w:val="26"/>
        <w:ind w:left="846" w:leftChars="174" w:hanging="428" w:hangingChars="204"/>
        <w:rPr>
          <w:rFonts w:ascii="Times New Roman" w:hAnsi="Times New Roman"/>
          <w:highlight w:val="none"/>
        </w:rPr>
      </w:pPr>
      <w:bookmarkStart w:id="131" w:name="_Hlk152603411"/>
      <w:r>
        <w:rPr>
          <w:rFonts w:ascii="Times New Roman" w:hAnsi="Times New Roman"/>
          <w:highlight w:val="none"/>
        </w:rPr>
        <w:t>3 论文集、会议录</w:t>
      </w:r>
    </w:p>
    <w:p>
      <w:pPr>
        <w:pStyle w:val="26"/>
        <w:ind w:left="846" w:leftChars="174" w:hanging="428" w:hangingChars="204"/>
        <w:rPr>
          <w:rFonts w:ascii="Times New Roman" w:hAnsi="Times New Roman"/>
          <w:highlight w:val="none"/>
        </w:rPr>
      </w:pPr>
      <w:r>
        <w:rPr>
          <w:rFonts w:ascii="Times New Roman" w:hAnsi="Times New Roman"/>
          <w:highlight w:val="none"/>
        </w:rPr>
        <w:t>[1] 中国力学学会.第3届全国实验流体力学学术会议论文集[C].天津:[出版者不祥],</w:t>
      </w:r>
      <w:ins w:id="19" w:author="MicroSoft" w:date="2023-12-01T14:37:00Z">
        <w:r>
          <w:rPr>
            <w:rFonts w:hint="eastAsia" w:ascii="Times New Roman" w:hAnsi="Times New Roman"/>
            <w:highlight w:val="none"/>
          </w:rPr>
          <w:t xml:space="preserve"> </w:t>
        </w:r>
      </w:ins>
      <w:r>
        <w:rPr>
          <w:rFonts w:ascii="Times New Roman" w:hAnsi="Times New Roman"/>
          <w:highlight w:val="none"/>
        </w:rPr>
        <w:t>1990</w:t>
      </w:r>
      <w:r>
        <w:rPr>
          <w:rFonts w:hint="eastAsia" w:ascii="Times New Roman" w:hAnsi="Times New Roman"/>
          <w:highlight w:val="none"/>
        </w:rPr>
        <w:t>:</w:t>
      </w:r>
      <w:ins w:id="20" w:author="MicroSoft" w:date="2023-12-01T14:37:00Z">
        <w:r>
          <w:rPr>
            <w:rFonts w:hint="eastAsia" w:ascii="Times New Roman" w:hAnsi="Times New Roman"/>
            <w:highlight w:val="none"/>
          </w:rPr>
          <w:t xml:space="preserve"> </w:t>
        </w:r>
      </w:ins>
      <w:r>
        <w:rPr>
          <w:rFonts w:hint="eastAsia" w:ascii="Times New Roman" w:hAnsi="Times New Roman"/>
          <w:highlight w:val="none"/>
        </w:rPr>
        <w:t>258-260.</w:t>
      </w:r>
    </w:p>
    <w:p>
      <w:pPr>
        <w:pStyle w:val="26"/>
        <w:ind w:left="846" w:leftChars="174" w:hanging="428" w:hangingChars="204"/>
        <w:rPr>
          <w:rFonts w:ascii="Times New Roman" w:hAnsi="Times New Roman"/>
          <w:highlight w:val="none"/>
        </w:rPr>
      </w:pPr>
      <w:r>
        <w:rPr>
          <w:rFonts w:ascii="Times New Roman" w:hAnsi="Times New Roman"/>
          <w:highlight w:val="none"/>
        </w:rPr>
        <w:t>[2] ROSENTHALL E M. Proceedings of the Fifth Canadian Mathematical Congress</w:t>
      </w:r>
      <w:r>
        <w:rPr>
          <w:rFonts w:hint="eastAsia" w:ascii="Times New Roman" w:hAnsi="Times New Roman"/>
          <w:highlight w:val="none"/>
        </w:rPr>
        <w:t>,</w:t>
      </w:r>
      <w:ins w:id="21" w:author="MicroSoft" w:date="2023-12-01T14:37:00Z">
        <w:r>
          <w:rPr>
            <w:rFonts w:hint="eastAsia" w:ascii="Times New Roman" w:hAnsi="Times New Roman"/>
            <w:highlight w:val="none"/>
          </w:rPr>
          <w:t xml:space="preserve"> </w:t>
        </w:r>
      </w:ins>
      <w:r>
        <w:rPr>
          <w:rFonts w:ascii="Times New Roman" w:hAnsi="Times New Roman"/>
          <w:highlight w:val="none"/>
        </w:rPr>
        <w:t>University of Montreal, 1961[C]. Toronto: University of Toronto Press,</w:t>
      </w:r>
      <w:ins w:id="22" w:author="MicroSoft" w:date="2023-12-01T14:37:00Z">
        <w:r>
          <w:rPr>
            <w:rFonts w:hint="eastAsia" w:ascii="Times New Roman" w:hAnsi="Times New Roman"/>
            <w:highlight w:val="none"/>
          </w:rPr>
          <w:t xml:space="preserve"> </w:t>
        </w:r>
      </w:ins>
      <w:r>
        <w:rPr>
          <w:rFonts w:ascii="Times New Roman" w:hAnsi="Times New Roman"/>
          <w:highlight w:val="none"/>
        </w:rPr>
        <w:t>1963</w:t>
      </w:r>
      <w:r>
        <w:rPr>
          <w:rFonts w:hint="eastAsia" w:ascii="Times New Roman" w:hAnsi="Times New Roman"/>
          <w:highlight w:val="none"/>
        </w:rPr>
        <w:t>:</w:t>
      </w:r>
      <w:ins w:id="23" w:author="MicroSoft" w:date="2023-12-01T14:37:00Z">
        <w:r>
          <w:rPr>
            <w:rFonts w:hint="eastAsia" w:ascii="Times New Roman" w:hAnsi="Times New Roman"/>
            <w:highlight w:val="none"/>
          </w:rPr>
          <w:t xml:space="preserve"> </w:t>
        </w:r>
      </w:ins>
      <w:r>
        <w:rPr>
          <w:rFonts w:hint="eastAsia" w:ascii="Times New Roman" w:hAnsi="Times New Roman"/>
          <w:highlight w:val="none"/>
        </w:rPr>
        <w:t>456-458.</w:t>
      </w:r>
    </w:p>
    <w:bookmarkEnd w:id="131"/>
    <w:p>
      <w:pPr>
        <w:pStyle w:val="26"/>
        <w:ind w:left="846" w:leftChars="174" w:hanging="428" w:hangingChars="204"/>
        <w:rPr>
          <w:rFonts w:ascii="Times New Roman" w:hAnsi="Times New Roman"/>
          <w:highlight w:val="none"/>
        </w:rPr>
      </w:pPr>
    </w:p>
    <w:p>
      <w:pPr>
        <w:pStyle w:val="26"/>
        <w:ind w:left="846" w:leftChars="174" w:hanging="428" w:hangingChars="204"/>
        <w:rPr>
          <w:rFonts w:ascii="Times New Roman" w:hAnsi="Times New Roman"/>
        </w:rPr>
      </w:pPr>
      <w:bookmarkStart w:id="132" w:name="_Hlk152603425"/>
      <w:r>
        <w:rPr>
          <w:rFonts w:ascii="Times New Roman" w:hAnsi="Times New Roman"/>
        </w:rPr>
        <w:t>4 专著中析出的文献</w:t>
      </w:r>
    </w:p>
    <w:p>
      <w:pPr>
        <w:pStyle w:val="26"/>
        <w:ind w:left="846" w:leftChars="174" w:hanging="428" w:hangingChars="204"/>
        <w:rPr>
          <w:rFonts w:ascii="Times New Roman" w:hAnsi="Times New Roman"/>
        </w:rPr>
      </w:pPr>
      <w:r>
        <w:rPr>
          <w:rFonts w:ascii="Times New Roman" w:hAnsi="Times New Roman"/>
        </w:rPr>
        <w:t>[1] 国家标准局信息分类编码研究所.GB/T 2659-1986 世界各国和地区名称代码[S]//全国文献工作标准化技术委员会.文献工作国家标准汇编:</w:t>
      </w:r>
      <w:ins w:id="24" w:author="MicroSoft" w:date="2023-12-01T14:37:00Z">
        <w:r>
          <w:rPr>
            <w:rFonts w:hint="eastAsia" w:ascii="Times New Roman" w:hAnsi="Times New Roman"/>
          </w:rPr>
          <w:t xml:space="preserve"> </w:t>
        </w:r>
      </w:ins>
      <w:r>
        <w:rPr>
          <w:rFonts w:ascii="Times New Roman" w:hAnsi="Times New Roman"/>
        </w:rPr>
        <w:t>3.北京:中国标准出版社</w:t>
      </w:r>
      <w:r>
        <w:rPr>
          <w:rFonts w:hint="eastAsia" w:ascii="Times New Roman" w:hAnsi="Times New Roman"/>
        </w:rPr>
        <w:t>,</w:t>
      </w:r>
      <w:ins w:id="25" w:author="MicroSoft" w:date="2023-12-01T14:37:00Z">
        <w:r>
          <w:rPr>
            <w:rFonts w:hint="eastAsia" w:ascii="Times New Roman" w:hAnsi="Times New Roman"/>
          </w:rPr>
          <w:t xml:space="preserve"> </w:t>
        </w:r>
      </w:ins>
      <w:r>
        <w:rPr>
          <w:rFonts w:ascii="Times New Roman" w:hAnsi="Times New Roman"/>
        </w:rPr>
        <w:t>1988:</w:t>
      </w:r>
      <w:ins w:id="26" w:author="MicroSoft" w:date="2023-12-01T14:37:00Z">
        <w:r>
          <w:rPr>
            <w:rFonts w:hint="eastAsia" w:ascii="Times New Roman" w:hAnsi="Times New Roman"/>
          </w:rPr>
          <w:t xml:space="preserve"> </w:t>
        </w:r>
      </w:ins>
      <w:r>
        <w:rPr>
          <w:rFonts w:ascii="Times New Roman" w:hAnsi="Times New Roman"/>
        </w:rPr>
        <w:t xml:space="preserve">59-92. </w:t>
      </w:r>
    </w:p>
    <w:p>
      <w:pPr>
        <w:pStyle w:val="26"/>
        <w:ind w:left="846" w:leftChars="174" w:hanging="428" w:hangingChars="204"/>
        <w:rPr>
          <w:rFonts w:ascii="Times New Roman" w:hAnsi="Times New Roman"/>
        </w:rPr>
      </w:pPr>
      <w:r>
        <w:rPr>
          <w:rFonts w:ascii="Times New Roman" w:hAnsi="Times New Roman"/>
        </w:rPr>
        <w:t>[2] 韩吉人.论职工教育的特点[G]//中国职工教育研究会.职工教育研究论文集.北京:人民教育出版社</w:t>
      </w:r>
      <w:r>
        <w:rPr>
          <w:rFonts w:hint="eastAsia" w:ascii="Times New Roman" w:hAnsi="Times New Roman"/>
        </w:rPr>
        <w:t>,</w:t>
      </w:r>
      <w:ins w:id="27" w:author="MicroSoft" w:date="2023-12-01T14:37:00Z">
        <w:r>
          <w:rPr>
            <w:rFonts w:hint="eastAsia" w:ascii="Times New Roman" w:hAnsi="Times New Roman"/>
          </w:rPr>
          <w:t xml:space="preserve"> </w:t>
        </w:r>
      </w:ins>
      <w:r>
        <w:rPr>
          <w:rFonts w:ascii="Times New Roman" w:hAnsi="Times New Roman"/>
        </w:rPr>
        <w:t>1985:</w:t>
      </w:r>
      <w:ins w:id="28" w:author="MicroSoft" w:date="2023-12-01T14:38:00Z">
        <w:r>
          <w:rPr>
            <w:rFonts w:hint="eastAsia" w:ascii="Times New Roman" w:hAnsi="Times New Roman"/>
          </w:rPr>
          <w:t xml:space="preserve"> </w:t>
        </w:r>
      </w:ins>
      <w:r>
        <w:rPr>
          <w:rFonts w:ascii="Times New Roman" w:hAnsi="Times New Roman"/>
        </w:rPr>
        <w:t xml:space="preserve">90-99. </w:t>
      </w:r>
    </w:p>
    <w:p>
      <w:pPr>
        <w:pStyle w:val="26"/>
        <w:ind w:left="846" w:leftChars="174" w:hanging="428" w:hangingChars="204"/>
        <w:rPr>
          <w:rFonts w:ascii="Times New Roman" w:hAnsi="Times New Roman"/>
        </w:rPr>
      </w:pPr>
      <w:r>
        <w:rPr>
          <w:rFonts w:ascii="Times New Roman" w:hAnsi="Times New Roman"/>
        </w:rPr>
        <w:t>[3] FOURNEY M E. Advances in holographic photoelasticity [C]//American Society of Mechanical Engineers．Applied Mechanics Division．Symposium on Applications of Holography in Mechanics, August 23-25,</w:t>
      </w:r>
      <w:ins w:id="29" w:author="MicroSoft" w:date="2023-12-01T14:38:00Z">
        <w:r>
          <w:rPr>
            <w:rFonts w:hint="eastAsia" w:ascii="Times New Roman" w:hAnsi="Times New Roman"/>
          </w:rPr>
          <w:t xml:space="preserve"> </w:t>
        </w:r>
      </w:ins>
      <w:r>
        <w:rPr>
          <w:rFonts w:ascii="Times New Roman" w:hAnsi="Times New Roman"/>
        </w:rPr>
        <w:t>1971,</w:t>
      </w:r>
      <w:ins w:id="30" w:author="MicroSoft" w:date="2023-12-01T14:38:00Z">
        <w:r>
          <w:rPr>
            <w:rFonts w:hint="eastAsia" w:ascii="Times New Roman" w:hAnsi="Times New Roman"/>
          </w:rPr>
          <w:t xml:space="preserve"> </w:t>
        </w:r>
      </w:ins>
      <w:r>
        <w:rPr>
          <w:rFonts w:ascii="Times New Roman" w:hAnsi="Times New Roman"/>
        </w:rPr>
        <w:t>University of Southern California, Los Angeles, California. New York：ASME,</w:t>
      </w:r>
      <w:ins w:id="31" w:author="MicroSoft" w:date="2023-12-01T14:38:00Z">
        <w:r>
          <w:rPr>
            <w:rFonts w:hint="eastAsia" w:ascii="Times New Roman" w:hAnsi="Times New Roman"/>
          </w:rPr>
          <w:t xml:space="preserve"> </w:t>
        </w:r>
      </w:ins>
      <w:r>
        <w:rPr>
          <w:rFonts w:ascii="Times New Roman" w:hAnsi="Times New Roman"/>
        </w:rPr>
        <w:t xml:space="preserve">c1971:17-38. </w:t>
      </w:r>
    </w:p>
    <w:p>
      <w:pPr>
        <w:pStyle w:val="26"/>
        <w:ind w:left="846" w:leftChars="174" w:hanging="428" w:hangingChars="204"/>
        <w:rPr>
          <w:rFonts w:ascii="Times New Roman" w:hAnsi="Times New Roman"/>
        </w:rPr>
      </w:pPr>
      <w:r>
        <w:rPr>
          <w:rFonts w:ascii="Times New Roman" w:hAnsi="Times New Roman"/>
        </w:rPr>
        <w:t>[4] MARTIN G. Control of electronic resources in Australia[M]//PATTLE L W</w:t>
      </w:r>
      <w:r>
        <w:rPr>
          <w:rFonts w:hint="eastAsia" w:ascii="Times New Roman" w:hAnsi="Times New Roman"/>
        </w:rPr>
        <w:t>,</w:t>
      </w:r>
      <w:ins w:id="32" w:author="MicroSoft" w:date="2023-12-01T14:38:00Z">
        <w:r>
          <w:rPr>
            <w:rFonts w:hint="eastAsia" w:ascii="Times New Roman" w:hAnsi="Times New Roman"/>
          </w:rPr>
          <w:t xml:space="preserve"> </w:t>
        </w:r>
      </w:ins>
      <w:r>
        <w:rPr>
          <w:rFonts w:ascii="Times New Roman" w:hAnsi="Times New Roman"/>
        </w:rPr>
        <w:t>COX B J. Electronic resources: selection and bibliographic control. New York: The Haworth Press,</w:t>
      </w:r>
      <w:ins w:id="33" w:author="MicroSoft" w:date="2023-12-01T14:38:00Z">
        <w:r>
          <w:rPr>
            <w:rFonts w:hint="eastAsia" w:ascii="Times New Roman" w:hAnsi="Times New Roman"/>
          </w:rPr>
          <w:t xml:space="preserve"> </w:t>
        </w:r>
      </w:ins>
      <w:r>
        <w:rPr>
          <w:rFonts w:ascii="Times New Roman" w:hAnsi="Times New Roman"/>
        </w:rPr>
        <w:t>1966:</w:t>
      </w:r>
      <w:ins w:id="34" w:author="MicroSoft" w:date="2023-12-01T14:38:00Z">
        <w:r>
          <w:rPr>
            <w:rFonts w:hint="eastAsia" w:ascii="Times New Roman" w:hAnsi="Times New Roman"/>
          </w:rPr>
          <w:t xml:space="preserve"> </w:t>
        </w:r>
      </w:ins>
      <w:r>
        <w:rPr>
          <w:rFonts w:ascii="Times New Roman" w:hAnsi="Times New Roman"/>
        </w:rPr>
        <w:t xml:space="preserve">85-96. </w:t>
      </w:r>
    </w:p>
    <w:bookmarkEnd w:id="132"/>
    <w:p>
      <w:pPr>
        <w:pStyle w:val="26"/>
        <w:ind w:left="846" w:leftChars="174" w:hanging="428" w:hangingChars="204"/>
        <w:rPr>
          <w:rFonts w:ascii="Times New Roman" w:hAnsi="Times New Roman"/>
        </w:rPr>
      </w:pPr>
    </w:p>
    <w:p>
      <w:pPr>
        <w:pStyle w:val="26"/>
        <w:ind w:left="846" w:leftChars="174" w:hanging="428" w:hangingChars="204"/>
        <w:rPr>
          <w:rFonts w:ascii="Times New Roman" w:hAnsi="Times New Roman"/>
        </w:rPr>
      </w:pPr>
      <w:bookmarkStart w:id="133" w:name="_Hlk152603465"/>
      <w:bookmarkStart w:id="134" w:name="_Hlk152603443"/>
      <w:r>
        <w:rPr>
          <w:rFonts w:ascii="Times New Roman" w:hAnsi="Times New Roman"/>
        </w:rPr>
        <w:t>5 学位论文</w:t>
      </w:r>
    </w:p>
    <w:p>
      <w:pPr>
        <w:pStyle w:val="26"/>
        <w:ind w:left="846" w:leftChars="174" w:hanging="428" w:hangingChars="204"/>
        <w:rPr>
          <w:rFonts w:ascii="Times New Roman" w:hAnsi="Times New Roman"/>
        </w:rPr>
      </w:pPr>
      <w:r>
        <w:rPr>
          <w:rFonts w:ascii="Times New Roman" w:hAnsi="Times New Roman"/>
        </w:rPr>
        <w:t>[1] 张志祥. 间断动力系统的随机扰动及其在守恒律方程中的应用[D].北京:北京大学数学学院</w:t>
      </w:r>
      <w:r>
        <w:rPr>
          <w:rFonts w:hint="eastAsia" w:ascii="Times New Roman" w:hAnsi="Times New Roman"/>
        </w:rPr>
        <w:t>,</w:t>
      </w:r>
      <w:ins w:id="35" w:author="MicroSoft" w:date="2023-12-01T14:38:00Z">
        <w:r>
          <w:rPr>
            <w:rFonts w:hint="eastAsia" w:ascii="Times New Roman" w:hAnsi="Times New Roman"/>
          </w:rPr>
          <w:t xml:space="preserve"> </w:t>
        </w:r>
      </w:ins>
      <w:r>
        <w:rPr>
          <w:rFonts w:ascii="Times New Roman" w:hAnsi="Times New Roman"/>
        </w:rPr>
        <w:t xml:space="preserve">1998. </w:t>
      </w:r>
    </w:p>
    <w:p>
      <w:pPr>
        <w:pStyle w:val="26"/>
        <w:ind w:left="846" w:leftChars="174" w:hanging="428" w:hangingChars="204"/>
        <w:rPr>
          <w:rFonts w:ascii="Times New Roman" w:hAnsi="Times New Roman"/>
        </w:rPr>
      </w:pPr>
      <w:r>
        <w:rPr>
          <w:rFonts w:ascii="Times New Roman" w:hAnsi="Times New Roman"/>
        </w:rPr>
        <w:t>[2] CALMS R B. Infrared spectroscopic studies on solid oxygen [D]. Berkeley: Univ</w:t>
      </w:r>
      <w:ins w:id="36" w:author="MicroSoft" w:date="2023-12-04T17:03:00Z">
        <w:r>
          <w:rPr>
            <w:rFonts w:hint="eastAsia" w:ascii="Times New Roman" w:hAnsi="Times New Roman"/>
          </w:rPr>
          <w:t xml:space="preserve">. </w:t>
        </w:r>
      </w:ins>
      <w:r>
        <w:rPr>
          <w:rFonts w:ascii="Times New Roman" w:hAnsi="Times New Roman"/>
        </w:rPr>
        <w:t>of California</w:t>
      </w:r>
      <w:r>
        <w:rPr>
          <w:rFonts w:hint="eastAsia" w:ascii="Times New Roman" w:hAnsi="Times New Roman"/>
        </w:rPr>
        <w:t>,</w:t>
      </w:r>
      <w:ins w:id="37" w:author="MicroSoft" w:date="2023-12-01T14:38:00Z">
        <w:r>
          <w:rPr>
            <w:rFonts w:hint="eastAsia" w:ascii="Times New Roman" w:hAnsi="Times New Roman"/>
          </w:rPr>
          <w:t xml:space="preserve"> </w:t>
        </w:r>
      </w:ins>
      <w:r>
        <w:rPr>
          <w:rFonts w:ascii="Times New Roman" w:hAnsi="Times New Roman"/>
        </w:rPr>
        <w:t>1965.</w:t>
      </w:r>
    </w:p>
    <w:bookmarkEnd w:id="133"/>
    <w:p>
      <w:pPr>
        <w:pStyle w:val="26"/>
        <w:ind w:left="846" w:leftChars="174" w:hanging="428" w:hangingChars="204"/>
        <w:rPr>
          <w:rFonts w:ascii="Times New Roman" w:hAnsi="Times New Roman"/>
        </w:rPr>
      </w:pPr>
    </w:p>
    <w:p>
      <w:pPr>
        <w:pStyle w:val="26"/>
        <w:ind w:left="846" w:leftChars="174" w:hanging="428" w:hangingChars="204"/>
        <w:rPr>
          <w:rFonts w:ascii="Times New Roman" w:hAnsi="Times New Roman"/>
        </w:rPr>
      </w:pPr>
      <w:bookmarkStart w:id="135" w:name="_Hlk152603472"/>
      <w:r>
        <w:rPr>
          <w:rFonts w:ascii="Times New Roman" w:hAnsi="Times New Roman"/>
        </w:rPr>
        <w:t>6 专利文献</w:t>
      </w:r>
    </w:p>
    <w:p>
      <w:pPr>
        <w:pStyle w:val="26"/>
        <w:ind w:left="846" w:leftChars="174" w:hanging="428" w:hangingChars="204"/>
        <w:rPr>
          <w:rFonts w:ascii="Times New Roman" w:hAnsi="Times New Roman"/>
        </w:rPr>
      </w:pPr>
      <w:r>
        <w:rPr>
          <w:rFonts w:ascii="Times New Roman" w:hAnsi="Times New Roman"/>
        </w:rPr>
        <w:t>[1] 刘加林. 多功能一次性压舌板:中国</w:t>
      </w:r>
      <w:r>
        <w:rPr>
          <w:rFonts w:hint="eastAsia" w:ascii="Times New Roman" w:hAnsi="Times New Roman"/>
        </w:rPr>
        <w:t>,</w:t>
      </w:r>
      <w:ins w:id="38" w:author="MicroSoft" w:date="2023-12-01T14:38:00Z">
        <w:r>
          <w:rPr>
            <w:rFonts w:hint="eastAsia" w:ascii="Times New Roman" w:hAnsi="Times New Roman"/>
          </w:rPr>
          <w:t xml:space="preserve"> </w:t>
        </w:r>
      </w:ins>
      <w:r>
        <w:rPr>
          <w:rFonts w:ascii="Times New Roman" w:hAnsi="Times New Roman"/>
        </w:rPr>
        <w:t>92214985.2[P].</w:t>
      </w:r>
      <w:ins w:id="39" w:author="MicroSoft" w:date="2023-12-01T14:38:00Z">
        <w:r>
          <w:rPr>
            <w:rFonts w:hint="eastAsia" w:ascii="Times New Roman" w:hAnsi="Times New Roman"/>
          </w:rPr>
          <w:t xml:space="preserve"> </w:t>
        </w:r>
      </w:ins>
      <w:r>
        <w:rPr>
          <w:rFonts w:ascii="Times New Roman" w:hAnsi="Times New Roman"/>
        </w:rPr>
        <w:t>1993</w:t>
      </w:r>
      <w:r>
        <w:rPr>
          <w:rFonts w:hint="eastAsia" w:ascii="Times New Roman" w:hAnsi="Times New Roman"/>
        </w:rPr>
        <w:t>,</w:t>
      </w:r>
      <w:ins w:id="40" w:author="MicroSoft" w:date="2023-12-01T14:38:00Z">
        <w:r>
          <w:rPr>
            <w:rFonts w:hint="eastAsia" w:ascii="Times New Roman" w:hAnsi="Times New Roman"/>
          </w:rPr>
          <w:t xml:space="preserve"> </w:t>
        </w:r>
      </w:ins>
      <w:r>
        <w:rPr>
          <w:rFonts w:ascii="Times New Roman" w:hAnsi="Times New Roman"/>
        </w:rPr>
        <w:t>04,</w:t>
      </w:r>
      <w:ins w:id="41" w:author="MicroSoft" w:date="2023-12-01T14:38:00Z">
        <w:r>
          <w:rPr>
            <w:rFonts w:hint="eastAsia" w:ascii="Times New Roman" w:hAnsi="Times New Roman"/>
          </w:rPr>
          <w:t xml:space="preserve"> </w:t>
        </w:r>
      </w:ins>
      <w:r>
        <w:rPr>
          <w:rFonts w:ascii="Times New Roman" w:hAnsi="Times New Roman"/>
        </w:rPr>
        <w:t xml:space="preserve">14. </w:t>
      </w:r>
    </w:p>
    <w:p>
      <w:pPr>
        <w:pStyle w:val="26"/>
        <w:ind w:left="846" w:leftChars="174" w:hanging="428" w:hangingChars="204"/>
        <w:rPr>
          <w:rFonts w:ascii="Times New Roman" w:hAnsi="Times New Roman"/>
        </w:rPr>
      </w:pPr>
      <w:r>
        <w:rPr>
          <w:rFonts w:ascii="Times New Roman" w:hAnsi="Times New Roman"/>
        </w:rPr>
        <w:t>[2] 河北绿洲生态环境科技有限公司.一种荒漠化地区生态植被综合培育种植方法:中国</w:t>
      </w:r>
      <w:r>
        <w:rPr>
          <w:rFonts w:hint="eastAsia" w:ascii="Times New Roman" w:hAnsi="Times New Roman"/>
        </w:rPr>
        <w:t>，</w:t>
      </w:r>
      <w:r>
        <w:rPr>
          <w:rFonts w:ascii="Times New Roman" w:hAnsi="Times New Roman"/>
        </w:rPr>
        <w:t xml:space="preserve">01129210.5[P/OL].2001-10-24[2002-05-28].http://211.152.9.47/sipoasp/zlijs/hyjs-yx-new.asp?recid=01129210.5&amp; leixin. </w:t>
      </w:r>
    </w:p>
    <w:p>
      <w:pPr>
        <w:pStyle w:val="26"/>
        <w:ind w:left="846" w:leftChars="174" w:hanging="428" w:hangingChars="204"/>
        <w:rPr>
          <w:rFonts w:ascii="Times New Roman" w:hAnsi="Times New Roman"/>
        </w:rPr>
      </w:pPr>
      <w:r>
        <w:rPr>
          <w:rFonts w:ascii="Times New Roman" w:hAnsi="Times New Roman"/>
        </w:rPr>
        <w:t>[3] KOSEKI A</w:t>
      </w:r>
      <w:r>
        <w:rPr>
          <w:rFonts w:hint="eastAsia" w:ascii="Times New Roman" w:hAnsi="Times New Roman"/>
        </w:rPr>
        <w:t>,</w:t>
      </w:r>
      <w:r>
        <w:rPr>
          <w:rFonts w:ascii="Times New Roman" w:hAnsi="Times New Roman"/>
        </w:rPr>
        <w:t>MOMOSE H, KAWAHITO M</w:t>
      </w:r>
      <w:r>
        <w:rPr>
          <w:rFonts w:hint="eastAsia" w:ascii="Times New Roman" w:hAnsi="Times New Roman"/>
        </w:rPr>
        <w:t>,</w:t>
      </w:r>
      <w:ins w:id="42" w:author="MicroSoft" w:date="2023-12-01T14:39:00Z">
        <w:r>
          <w:rPr>
            <w:rFonts w:hint="eastAsia" w:ascii="Times New Roman" w:hAnsi="Times New Roman"/>
          </w:rPr>
          <w:t xml:space="preserve"> </w:t>
        </w:r>
      </w:ins>
      <w:r>
        <w:rPr>
          <w:rFonts w:ascii="Times New Roman" w:hAnsi="Times New Roman"/>
        </w:rPr>
        <w:t>et al.</w:t>
      </w:r>
      <w:ins w:id="43" w:author="MicroSoft" w:date="2023-12-01T14:39:00Z">
        <w:r>
          <w:rPr>
            <w:rFonts w:hint="eastAsia" w:ascii="Times New Roman" w:hAnsi="Times New Roman"/>
          </w:rPr>
          <w:t xml:space="preserve"> </w:t>
        </w:r>
      </w:ins>
      <w:r>
        <w:rPr>
          <w:rFonts w:ascii="Times New Roman" w:hAnsi="Times New Roman"/>
        </w:rPr>
        <w:t>Compiler:</w:t>
      </w:r>
      <w:ins w:id="44" w:author="MicroSoft" w:date="2023-12-01T14:39:00Z">
        <w:r>
          <w:rPr>
            <w:rFonts w:hint="eastAsia" w:ascii="Times New Roman" w:hAnsi="Times New Roman"/>
          </w:rPr>
          <w:t xml:space="preserve"> </w:t>
        </w:r>
      </w:ins>
      <w:r>
        <w:rPr>
          <w:rFonts w:ascii="Times New Roman" w:hAnsi="Times New Roman"/>
        </w:rPr>
        <w:t>US,828402[P/OL]. 2002-05-25[2002-02-28]. http://FF&amp;p＝1 &amp; u =netahtml/PTO/search-bool.html &amp; r = 5 &amp; f=G&amp; l = 50&amp; col = AND &amp; d =PG01 &amp; sl =IBM.AS. &amp; 0S =AN/IBM &amp; RS =AN/IBM.</w:t>
      </w:r>
    </w:p>
    <w:bookmarkEnd w:id="134"/>
    <w:bookmarkEnd w:id="135"/>
    <w:p>
      <w:pPr>
        <w:pStyle w:val="26"/>
        <w:ind w:firstLine="0" w:firstLineChars="0"/>
        <w:rPr>
          <w:rFonts w:ascii="Times New Roman" w:hAnsi="Times New Roman"/>
        </w:rPr>
      </w:pPr>
      <w:r>
        <w:rPr>
          <w:rFonts w:ascii="Times New Roman" w:hAnsi="Times New Roman"/>
        </w:rPr>
        <w:t xml:space="preserve">    </w:t>
      </w:r>
    </w:p>
    <w:p>
      <w:pPr>
        <w:pStyle w:val="26"/>
        <w:ind w:left="846" w:leftChars="174" w:hanging="428" w:hangingChars="204"/>
        <w:rPr>
          <w:rFonts w:ascii="Times New Roman" w:hAnsi="Times New Roman"/>
        </w:rPr>
      </w:pPr>
      <w:bookmarkStart w:id="136" w:name="_Hlk152603524"/>
      <w:r>
        <w:rPr>
          <w:rFonts w:ascii="Times New Roman" w:hAnsi="Times New Roman"/>
        </w:rPr>
        <w:t>7 科技报告</w:t>
      </w:r>
    </w:p>
    <w:p>
      <w:pPr>
        <w:pStyle w:val="26"/>
        <w:ind w:left="846" w:leftChars="174" w:hanging="428" w:hangingChars="204"/>
        <w:rPr>
          <w:rFonts w:ascii="Times New Roman" w:hAnsi="Times New Roman"/>
        </w:rPr>
      </w:pPr>
      <w:r>
        <w:rPr>
          <w:rFonts w:ascii="Times New Roman" w:hAnsi="Times New Roman"/>
        </w:rPr>
        <w:t>[1] U．S．Department of Transportation Federal Highway Administration. Guidelines for handling excavated acid-producing materials, PB 91-194001[R]. Springfield: U.S. Department of Commerce National Information Service,</w:t>
      </w:r>
      <w:ins w:id="45" w:author="MicroSoft" w:date="2023-12-01T14:39:00Z">
        <w:r>
          <w:rPr>
            <w:rFonts w:hint="eastAsia" w:ascii="Times New Roman" w:hAnsi="Times New Roman"/>
          </w:rPr>
          <w:t xml:space="preserve"> </w:t>
        </w:r>
      </w:ins>
      <w:r>
        <w:rPr>
          <w:rFonts w:ascii="Times New Roman" w:hAnsi="Times New Roman"/>
        </w:rPr>
        <w:t xml:space="preserve">1990. </w:t>
      </w:r>
    </w:p>
    <w:p>
      <w:pPr>
        <w:pStyle w:val="26"/>
        <w:ind w:left="846" w:leftChars="174" w:hanging="428" w:hangingChars="204"/>
        <w:rPr>
          <w:rFonts w:ascii="Times New Roman" w:hAnsi="Times New Roman"/>
        </w:rPr>
      </w:pPr>
      <w:r>
        <w:rPr>
          <w:rFonts w:ascii="Times New Roman" w:hAnsi="Times New Roman"/>
        </w:rPr>
        <w:t>[2] World Health Organization. Factors regulating the immune response: report of WHO Scientific Group[R]. Geneva: WHO</w:t>
      </w:r>
      <w:r>
        <w:rPr>
          <w:rFonts w:hint="eastAsia" w:ascii="Times New Roman" w:hAnsi="Times New Roman"/>
        </w:rPr>
        <w:t>,</w:t>
      </w:r>
      <w:ins w:id="46" w:author="MicroSoft" w:date="2023-12-01T14:39:00Z">
        <w:r>
          <w:rPr>
            <w:rFonts w:hint="eastAsia" w:ascii="Times New Roman" w:hAnsi="Times New Roman"/>
          </w:rPr>
          <w:t xml:space="preserve"> </w:t>
        </w:r>
      </w:ins>
      <w:r>
        <w:rPr>
          <w:rFonts w:ascii="Times New Roman" w:hAnsi="Times New Roman"/>
        </w:rPr>
        <w:t>1970.</w:t>
      </w:r>
    </w:p>
    <w:p>
      <w:pPr>
        <w:pStyle w:val="26"/>
        <w:ind w:firstLine="0" w:firstLineChars="0"/>
        <w:rPr>
          <w:rFonts w:ascii="Times New Roman" w:hAnsi="Times New Roman"/>
        </w:rPr>
      </w:pPr>
      <w:r>
        <w:rPr>
          <w:rFonts w:ascii="Times New Roman" w:hAnsi="Times New Roman"/>
        </w:rPr>
        <w:t xml:space="preserve">    </w:t>
      </w:r>
    </w:p>
    <w:p>
      <w:pPr>
        <w:pStyle w:val="26"/>
        <w:ind w:left="846" w:leftChars="174" w:hanging="428" w:hangingChars="204"/>
        <w:rPr>
          <w:rFonts w:ascii="Times New Roman" w:hAnsi="Times New Roman"/>
        </w:rPr>
      </w:pPr>
      <w:r>
        <w:rPr>
          <w:rFonts w:ascii="Times New Roman" w:hAnsi="Times New Roman"/>
        </w:rPr>
        <w:t>8 报纸中析出文献</w:t>
      </w:r>
    </w:p>
    <w:p>
      <w:pPr>
        <w:pStyle w:val="26"/>
        <w:ind w:left="846" w:leftChars="174" w:hanging="428" w:hangingChars="204"/>
        <w:rPr>
          <w:rFonts w:ascii="Times New Roman" w:hAnsi="Times New Roman"/>
        </w:rPr>
      </w:pPr>
      <w:r>
        <w:rPr>
          <w:rFonts w:ascii="Times New Roman" w:hAnsi="Times New Roman"/>
        </w:rPr>
        <w:t>[1] 丁文祥. 数字革命与竞争国际化[N].中国青年报</w:t>
      </w:r>
      <w:r>
        <w:rPr>
          <w:rFonts w:hint="eastAsia" w:ascii="Times New Roman" w:hAnsi="Times New Roman"/>
        </w:rPr>
        <w:t>,</w:t>
      </w:r>
      <w:ins w:id="47" w:author="MicroSoft" w:date="2023-12-01T14:39:00Z">
        <w:r>
          <w:rPr>
            <w:rFonts w:hint="eastAsia" w:ascii="Times New Roman" w:hAnsi="Times New Roman"/>
          </w:rPr>
          <w:t xml:space="preserve"> </w:t>
        </w:r>
      </w:ins>
      <w:r>
        <w:rPr>
          <w:rFonts w:ascii="Times New Roman" w:hAnsi="Times New Roman"/>
        </w:rPr>
        <w:t>2000,</w:t>
      </w:r>
      <w:ins w:id="48" w:author="MicroSoft" w:date="2023-12-01T14:39:00Z">
        <w:r>
          <w:rPr>
            <w:rFonts w:hint="eastAsia" w:ascii="Times New Roman" w:hAnsi="Times New Roman"/>
          </w:rPr>
          <w:t xml:space="preserve"> </w:t>
        </w:r>
      </w:ins>
      <w:r>
        <w:rPr>
          <w:rFonts w:ascii="Times New Roman" w:hAnsi="Times New Roman"/>
        </w:rPr>
        <w:t>11,</w:t>
      </w:r>
      <w:ins w:id="49" w:author="MicroSoft" w:date="2023-12-01T14:39:00Z">
        <w:r>
          <w:rPr>
            <w:rFonts w:hint="eastAsia" w:ascii="Times New Roman" w:hAnsi="Times New Roman"/>
          </w:rPr>
          <w:t xml:space="preserve"> </w:t>
        </w:r>
      </w:ins>
      <w:r>
        <w:rPr>
          <w:rFonts w:ascii="Times New Roman" w:hAnsi="Times New Roman"/>
        </w:rPr>
        <w:t xml:space="preserve">20(15). </w:t>
      </w:r>
    </w:p>
    <w:p>
      <w:pPr>
        <w:pStyle w:val="26"/>
        <w:ind w:left="846" w:leftChars="174" w:hanging="428" w:hangingChars="204"/>
        <w:rPr>
          <w:rFonts w:ascii="Times New Roman" w:hAnsi="Times New Roman"/>
          <w:highlight w:val="green"/>
        </w:rPr>
      </w:pPr>
      <w:r>
        <w:rPr>
          <w:rFonts w:ascii="Times New Roman" w:hAnsi="Times New Roman"/>
        </w:rPr>
        <w:t>[2] 张田勤. 罪犯DNA库与生命伦理学计划[N].大众科技报</w:t>
      </w:r>
      <w:r>
        <w:rPr>
          <w:rFonts w:hint="eastAsia" w:ascii="Times New Roman" w:hAnsi="Times New Roman"/>
        </w:rPr>
        <w:t>,</w:t>
      </w:r>
      <w:ins w:id="50" w:author="MicroSoft" w:date="2023-12-01T14:40:00Z">
        <w:r>
          <w:rPr>
            <w:rFonts w:hint="eastAsia" w:ascii="Times New Roman" w:hAnsi="Times New Roman"/>
          </w:rPr>
          <w:t xml:space="preserve"> </w:t>
        </w:r>
      </w:ins>
      <w:r>
        <w:rPr>
          <w:rFonts w:ascii="Times New Roman" w:hAnsi="Times New Roman"/>
        </w:rPr>
        <w:t>2000,</w:t>
      </w:r>
      <w:ins w:id="51" w:author="MicroSoft" w:date="2023-12-01T14:40:00Z">
        <w:r>
          <w:rPr>
            <w:rFonts w:hint="eastAsia" w:ascii="Times New Roman" w:hAnsi="Times New Roman"/>
          </w:rPr>
          <w:t xml:space="preserve"> </w:t>
        </w:r>
      </w:ins>
      <w:r>
        <w:rPr>
          <w:rFonts w:ascii="Times New Roman" w:hAnsi="Times New Roman"/>
        </w:rPr>
        <w:t>11,</w:t>
      </w:r>
      <w:ins w:id="52" w:author="MicroSoft" w:date="2023-12-01T14:40:00Z">
        <w:r>
          <w:rPr>
            <w:rFonts w:hint="eastAsia" w:ascii="Times New Roman" w:hAnsi="Times New Roman"/>
          </w:rPr>
          <w:t xml:space="preserve"> </w:t>
        </w:r>
      </w:ins>
      <w:r>
        <w:rPr>
          <w:rFonts w:ascii="Times New Roman" w:hAnsi="Times New Roman"/>
        </w:rPr>
        <w:t>12(7).</w:t>
      </w:r>
    </w:p>
    <w:p>
      <w:pPr>
        <w:pStyle w:val="26"/>
        <w:ind w:left="846" w:leftChars="174" w:hanging="428" w:hangingChars="204"/>
        <w:rPr>
          <w:rFonts w:ascii="Times New Roman" w:hAnsi="Times New Roman"/>
        </w:rPr>
      </w:pPr>
    </w:p>
    <w:p>
      <w:pPr>
        <w:pStyle w:val="26"/>
        <w:ind w:left="846" w:leftChars="174" w:hanging="428" w:hangingChars="204"/>
        <w:rPr>
          <w:rFonts w:ascii="Times New Roman" w:hAnsi="Times New Roman"/>
        </w:rPr>
      </w:pPr>
      <w:bookmarkStart w:id="137" w:name="_Hlk152604027"/>
      <w:r>
        <w:rPr>
          <w:rFonts w:ascii="Times New Roman" w:hAnsi="Times New Roman"/>
        </w:rPr>
        <w:t>9 电子文献（包括专著或连续出版物中析出的电子文献）</w:t>
      </w:r>
      <w:bookmarkEnd w:id="137"/>
      <w:r>
        <w:rPr>
          <w:rFonts w:ascii="Times New Roman" w:hAnsi="Times New Roman"/>
        </w:rPr>
        <w:t xml:space="preserve"> </w:t>
      </w:r>
    </w:p>
    <w:p>
      <w:pPr>
        <w:pStyle w:val="26"/>
        <w:ind w:left="846" w:leftChars="174" w:hanging="428" w:hangingChars="204"/>
        <w:rPr>
          <w:rFonts w:ascii="Times New Roman" w:hAnsi="Times New Roman"/>
        </w:rPr>
      </w:pPr>
      <w:r>
        <w:rPr>
          <w:rFonts w:ascii="Times New Roman" w:hAnsi="Times New Roman"/>
        </w:rPr>
        <w:t>[1] 江向东.互联网环境下的信息处理与图书管理系统解决方案[J/OL].情报学报, 1999, 18(2):</w:t>
      </w:r>
      <w:ins w:id="53" w:author="MicroSoft" w:date="2023-12-01T14:40:00Z">
        <w:r>
          <w:rPr>
            <w:rFonts w:hint="eastAsia" w:ascii="Times New Roman" w:hAnsi="Times New Roman"/>
          </w:rPr>
          <w:t xml:space="preserve"> </w:t>
        </w:r>
      </w:ins>
      <w:r>
        <w:rPr>
          <w:rFonts w:ascii="Times New Roman" w:hAnsi="Times New Roman"/>
        </w:rPr>
        <w:t xml:space="preserve">4[2000-01-18]. http://www.chinainfo.gov.cn/periodical/qbxb/qbxb99/qbxb990203. </w:t>
      </w:r>
    </w:p>
    <w:p>
      <w:pPr>
        <w:pStyle w:val="26"/>
        <w:ind w:left="846" w:leftChars="174" w:hanging="428" w:hangingChars="204"/>
        <w:rPr>
          <w:rFonts w:ascii="Times New Roman" w:hAnsi="Times New Roman"/>
        </w:rPr>
      </w:pPr>
      <w:r>
        <w:rPr>
          <w:rFonts w:ascii="Times New Roman" w:hAnsi="Times New Roman"/>
        </w:rPr>
        <w:t xml:space="preserve">[2] 萧钰.出版业信息化迈入快车道 [EB/OL]. (2001,12,19)[2002,04,15]. http://www.creader.com/news/20011219/200112190019.html. </w:t>
      </w:r>
    </w:p>
    <w:p>
      <w:pPr>
        <w:pStyle w:val="26"/>
        <w:ind w:left="846" w:leftChars="174" w:hanging="428" w:hangingChars="204"/>
        <w:rPr>
          <w:rFonts w:ascii="Times New Roman" w:hAnsi="Times New Roman"/>
        </w:rPr>
      </w:pPr>
      <w:r>
        <w:rPr>
          <w:rFonts w:ascii="Times New Roman" w:hAnsi="Times New Roman"/>
        </w:rPr>
        <w:t>[3] METCALF S W. The Tort Hall air emission study[C/OL] //The International Congress on Hazardous Waste, Atlanta Marriott Marquis Hotel, Atlanta, Georgia, June 5-8</w:t>
      </w:r>
      <w:r>
        <w:rPr>
          <w:rFonts w:hint="eastAsia" w:ascii="Times New Roman" w:hAnsi="Times New Roman"/>
        </w:rPr>
        <w:t>,</w:t>
      </w:r>
      <w:ins w:id="54" w:author="MicroSoft" w:date="2023-12-01T14:40:00Z">
        <w:r>
          <w:rPr>
            <w:rFonts w:hint="eastAsia" w:ascii="Times New Roman" w:hAnsi="Times New Roman"/>
          </w:rPr>
          <w:t xml:space="preserve"> </w:t>
        </w:r>
      </w:ins>
      <w:r>
        <w:rPr>
          <w:rFonts w:ascii="Times New Roman" w:hAnsi="Times New Roman"/>
        </w:rPr>
        <w:t xml:space="preserve">1995: impact on human </w:t>
      </w:r>
      <w:r>
        <w:rPr>
          <w:rFonts w:ascii="Times New Roman" w:hAnsi="Times New Roman"/>
          <w:sz w:val="21"/>
          <w:szCs w:val="21"/>
          <w:highlight w:val="none"/>
          <w:lang w:bidi="en-US"/>
        </w:rPr>
        <w:t>and ecological</w:t>
      </w:r>
      <w:r>
        <w:rPr>
          <w:rFonts w:ascii="Times New Roman" w:hAnsi="Times New Roman"/>
          <w:highlight w:val="none"/>
        </w:rPr>
        <w:t xml:space="preserve"> h</w:t>
      </w:r>
      <w:r>
        <w:rPr>
          <w:rFonts w:ascii="Times New Roman" w:hAnsi="Times New Roman"/>
        </w:rPr>
        <w:t xml:space="preserve">ealth [1998,09,22]. http://atsdrl.atsdr.cdc.gov:8080/cong95.html. </w:t>
      </w:r>
    </w:p>
    <w:p>
      <w:pPr>
        <w:pStyle w:val="26"/>
        <w:ind w:left="846" w:leftChars="174" w:hanging="428" w:hangingChars="204"/>
        <w:rPr>
          <w:rFonts w:ascii="Times New Roman" w:hAnsi="Times New Roman"/>
        </w:rPr>
      </w:pPr>
      <w:r>
        <w:rPr>
          <w:rFonts w:ascii="Times New Roman" w:hAnsi="Times New Roman"/>
        </w:rPr>
        <w:t xml:space="preserve">[4] TURCOTTE D L. Fractals and chaos in geology and geophysics[M/OL]. Mew York: Cambridge University Press, 1992[1998,09,23]. http://www.seg.org/reviews/mccorm30.html. </w:t>
      </w:r>
    </w:p>
    <w:bookmarkEnd w:id="136"/>
    <w:p>
      <w:pPr>
        <w:adjustRightInd w:val="0"/>
        <w:snapToGrid w:val="0"/>
        <w:ind w:left="846" w:leftChars="174" w:hanging="428" w:hangingChars="204"/>
        <w:rPr>
          <w:ins w:id="55" w:author="nan hu" w:date="2023-12-04T17:40:00Z"/>
          <w:sz w:val="21"/>
          <w:szCs w:val="21"/>
        </w:rPr>
      </w:pPr>
    </w:p>
    <w:p>
      <w:pPr>
        <w:tabs>
          <w:tab w:val="left" w:pos="377"/>
        </w:tabs>
        <w:adjustRightInd w:val="0"/>
        <w:snapToGrid w:val="0"/>
        <w:ind w:left="846" w:leftChars="174" w:hanging="428" w:hangingChars="204"/>
        <w:rPr>
          <w:sz w:val="21"/>
          <w:szCs w:val="21"/>
        </w:rPr>
        <w:pPrChange w:id="56" w:author="时间的多情尾巴 [2]" w:date="2023-12-05T09:51:03Z">
          <w:pPr>
            <w:adjustRightInd w:val="0"/>
            <w:snapToGrid w:val="0"/>
            <w:ind w:left="846" w:leftChars="174" w:hanging="428" w:hangingChars="204"/>
          </w:pPr>
        </w:pPrChange>
      </w:pPr>
      <w:r>
        <w:rPr>
          <w:sz w:val="21"/>
          <w:szCs w:val="21"/>
        </w:rPr>
        <w:t>10</w:t>
      </w:r>
      <w:r>
        <w:rPr>
          <w:rFonts w:hint="eastAsia"/>
          <w:sz w:val="21"/>
          <w:szCs w:val="21"/>
        </w:rPr>
        <w:t xml:space="preserve"> 设计引用标准、规范</w:t>
      </w:r>
    </w:p>
    <w:p>
      <w:pPr>
        <w:adjustRightInd w:val="0"/>
        <w:snapToGrid w:val="0"/>
        <w:ind w:left="846" w:leftChars="174" w:hanging="428" w:hangingChars="204"/>
        <w:rPr>
          <w:sz w:val="21"/>
          <w:szCs w:val="21"/>
        </w:rPr>
      </w:pPr>
      <w:r>
        <w:rPr>
          <w:sz w:val="21"/>
          <w:szCs w:val="21"/>
        </w:rPr>
        <w:t xml:space="preserve"> [</w:t>
      </w:r>
      <w:r>
        <w:rPr>
          <w:rFonts w:hint="eastAsia"/>
          <w:sz w:val="21"/>
          <w:szCs w:val="21"/>
        </w:rPr>
        <w:t>1</w:t>
      </w:r>
      <w:r>
        <w:rPr>
          <w:sz w:val="21"/>
          <w:szCs w:val="21"/>
        </w:rPr>
        <w:t>] 中国建筑东北设计研究院.</w:t>
      </w:r>
      <w:r>
        <w:rPr>
          <w:rFonts w:hint="eastAsia"/>
          <w:sz w:val="21"/>
          <w:szCs w:val="21"/>
        </w:rPr>
        <w:t xml:space="preserve"> </w:t>
      </w:r>
      <w:r>
        <w:rPr>
          <w:sz w:val="21"/>
          <w:szCs w:val="21"/>
        </w:rPr>
        <w:t>GB51348-2019民用建筑电气设计标准[S].北京:中国建筑工业出版社,</w:t>
      </w:r>
      <w:r>
        <w:rPr>
          <w:rFonts w:hint="eastAsia"/>
          <w:sz w:val="21"/>
          <w:szCs w:val="21"/>
        </w:rPr>
        <w:t xml:space="preserve"> </w:t>
      </w:r>
      <w:r>
        <w:rPr>
          <w:sz w:val="21"/>
          <w:szCs w:val="21"/>
        </w:rPr>
        <w:t>2019.</w:t>
      </w:r>
    </w:p>
    <w:p>
      <w:pPr>
        <w:adjustRightInd w:val="0"/>
        <w:snapToGrid w:val="0"/>
        <w:ind w:left="846" w:leftChars="174" w:hanging="428" w:hangingChars="204"/>
        <w:rPr>
          <w:ins w:id="57" w:author="nan hu" w:date="2023-12-04T17:40:00Z"/>
          <w:sz w:val="21"/>
          <w:szCs w:val="21"/>
        </w:rPr>
      </w:pPr>
    </w:p>
    <w:p>
      <w:pPr>
        <w:adjustRightInd w:val="0"/>
        <w:snapToGrid w:val="0"/>
        <w:ind w:left="846" w:leftChars="174" w:hanging="428" w:hangingChars="204"/>
        <w:rPr>
          <w:ins w:id="58" w:author="nan hu" w:date="2023-12-04T17:39:00Z"/>
          <w:sz w:val="21"/>
          <w:szCs w:val="21"/>
        </w:rPr>
      </w:pPr>
    </w:p>
    <w:p>
      <w:pPr>
        <w:rPr>
          <w:rFonts w:ascii="宋体" w:hAnsi="宋体"/>
          <w:sz w:val="21"/>
          <w:szCs w:val="21"/>
        </w:rPr>
      </w:pPr>
    </w:p>
    <w:p>
      <w:pPr>
        <w:pStyle w:val="2"/>
        <w:jc w:val="center"/>
      </w:pPr>
      <w:bookmarkStart w:id="138" w:name="_Toc216894850"/>
      <w:r>
        <w:rPr>
          <w:rFonts w:ascii="Cambria" w:hAnsi="Cambria" w:cs="宋体"/>
          <w:bCs w:val="0"/>
          <w:kern w:val="32"/>
          <w:szCs w:val="20"/>
          <w:lang w:bidi="en-US"/>
        </w:rPr>
        <w:br w:type="page"/>
      </w:r>
      <w:bookmarkStart w:id="139" w:name="_Toc26710302"/>
      <w:bookmarkStart w:id="140" w:name="_Toc14913"/>
      <w:bookmarkStart w:id="141" w:name="_Toc26710301"/>
      <w:r>
        <w:rPr>
          <w:rFonts w:hint="eastAsia"/>
        </w:rPr>
        <w:t xml:space="preserve">致    </w:t>
      </w:r>
      <w:bookmarkEnd w:id="139"/>
      <w:r>
        <w:rPr>
          <w:rFonts w:hint="eastAsia"/>
        </w:rPr>
        <w:t>谢</w:t>
      </w:r>
      <w:bookmarkEnd w:id="140"/>
    </w:p>
    <w:p>
      <w:pPr>
        <w:ind w:firstLine="480" w:firstLineChars="200"/>
      </w:pPr>
      <w:r>
        <w:rPr>
          <w:rFonts w:hint="eastAsia"/>
        </w:rPr>
        <w:t>毕业设计致谢中不得书写与毕业设计工作无关的人和事，对指导老师的致谢要实事求是。</w:t>
      </w:r>
    </w:p>
    <w:p>
      <w:pPr>
        <w:ind w:firstLine="480" w:firstLineChars="200"/>
      </w:pPr>
      <w:r>
        <w:rPr>
          <w:rFonts w:hint="eastAsia"/>
        </w:rPr>
        <w:t>对其他在本研究工作中提出建议和给予帮助的老师和同学，应在论文中做明确的说明并表示谢意。</w:t>
      </w:r>
    </w:p>
    <w:p>
      <w:pPr>
        <w:ind w:firstLine="480" w:firstLineChars="200"/>
      </w:pPr>
      <w:r>
        <w:rPr>
          <w:rFonts w:hint="eastAsia"/>
        </w:rPr>
        <w:t>这部分内容不可省略。</w:t>
      </w:r>
    </w:p>
    <w:p>
      <w:pPr>
        <w:ind w:firstLine="465"/>
      </w:pPr>
      <w:r>
        <w:rPr>
          <w:rFonts w:hint="eastAsia"/>
        </w:rPr>
        <w:t>书写格式说明：</w:t>
      </w:r>
    </w:p>
    <w:p>
      <w:pPr>
        <w:ind w:firstLine="480" w:firstLineChars="200"/>
      </w:pPr>
      <w:r>
        <w:rPr>
          <w:rFonts w:hint="eastAsia"/>
        </w:rPr>
        <w:t>标题“致谢”选用模板中的样式所定义的“致谢”；或者手动设置成字体：黑体，居中，字号：小三，1.5倍行距，段后1行，段前为0行。</w:t>
      </w:r>
    </w:p>
    <w:p>
      <w:pPr>
        <w:ind w:firstLine="465"/>
      </w:pPr>
      <w:r>
        <w:rPr>
          <w:rFonts w:hint="eastAsia"/>
        </w:rPr>
        <w:t>致谢正文选用模板中的样式所定义的“正文”，每段落首行缩进2字；或者手动设置成每段落首行缩进2字，字体：宋体，字号：小四，行距：多倍行距 1.25，间距：段前、段后均为0行。</w:t>
      </w: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ind w:firstLine="465"/>
      </w:pPr>
    </w:p>
    <w:p>
      <w:pPr>
        <w:pStyle w:val="2"/>
        <w:jc w:val="center"/>
      </w:pPr>
      <w:bookmarkStart w:id="142" w:name="_Toc13655"/>
      <w:r>
        <w:rPr>
          <w:rFonts w:hint="eastAsia" w:ascii="Cambria" w:hAnsi="Cambria" w:cs="宋体"/>
          <w:bCs w:val="0"/>
          <w:kern w:val="32"/>
          <w:szCs w:val="20"/>
          <w:lang w:bidi="en-US"/>
        </w:rPr>
        <w:t>附录A  附录内容名称</w:t>
      </w:r>
      <w:bookmarkEnd w:id="138"/>
      <w:bookmarkEnd w:id="141"/>
      <w:bookmarkEnd w:id="142"/>
    </w:p>
    <w:p>
      <w:pPr>
        <w:ind w:firstLine="480" w:firstLineChars="200"/>
      </w:pPr>
      <w:r>
        <w:rPr>
          <w:rFonts w:hint="eastAsia"/>
        </w:rPr>
        <w:t>以下内容可放在附录之内：</w:t>
      </w:r>
    </w:p>
    <w:p>
      <w:pPr>
        <w:ind w:firstLine="480" w:firstLineChars="200"/>
      </w:pPr>
      <w:r>
        <w:rPr>
          <w:rFonts w:hint="eastAsia"/>
        </w:rPr>
        <w:t>（1） 正文内过于冗长的公式推导；</w:t>
      </w:r>
    </w:p>
    <w:p>
      <w:pPr>
        <w:ind w:firstLine="480" w:firstLineChars="200"/>
      </w:pPr>
      <w:r>
        <w:rPr>
          <w:rFonts w:hint="eastAsia"/>
        </w:rPr>
        <w:t>（2） 方便他人阅读所需的辅助性数学工具或表格；</w:t>
      </w:r>
    </w:p>
    <w:p>
      <w:pPr>
        <w:ind w:firstLine="480" w:firstLineChars="200"/>
      </w:pPr>
      <w:r>
        <w:rPr>
          <w:rFonts w:hint="eastAsia"/>
        </w:rPr>
        <w:t>（3） 重复性数据和图表；</w:t>
      </w:r>
    </w:p>
    <w:p>
      <w:pPr>
        <w:ind w:firstLine="480" w:firstLineChars="200"/>
      </w:pPr>
      <w:r>
        <w:rPr>
          <w:rFonts w:hint="eastAsia"/>
        </w:rPr>
        <w:t>（4） 论文使用的主要符号的意义和单位；</w:t>
      </w:r>
    </w:p>
    <w:p>
      <w:pPr>
        <w:ind w:firstLine="480" w:firstLineChars="200"/>
      </w:pPr>
      <w:r>
        <w:rPr>
          <w:rFonts w:hint="eastAsia"/>
        </w:rPr>
        <w:t>（5） 程序说明和程序全文；</w:t>
      </w:r>
    </w:p>
    <w:p>
      <w:pPr>
        <w:ind w:firstLine="480" w:firstLineChars="200"/>
      </w:pPr>
      <w:r>
        <w:rPr>
          <w:rFonts w:hint="eastAsia"/>
        </w:rPr>
        <w:t>（6） 调研报告；</w:t>
      </w:r>
    </w:p>
    <w:p>
      <w:pPr>
        <w:ind w:firstLine="480" w:firstLineChars="200"/>
      </w:pPr>
      <w:r>
        <w:rPr>
          <w:rFonts w:hint="eastAsia"/>
        </w:rPr>
        <w:t>（7） 翻译部分有关说明。</w:t>
      </w:r>
    </w:p>
    <w:p>
      <w:pPr>
        <w:ind w:firstLine="480" w:firstLineChars="200"/>
      </w:pPr>
      <w:r>
        <w:rPr>
          <w:rFonts w:hint="eastAsia"/>
        </w:rPr>
        <w:t>这部分内容可省略。如果省略，删掉此页。</w:t>
      </w:r>
    </w:p>
    <w:p>
      <w:pPr>
        <w:ind w:firstLine="480" w:firstLineChars="200"/>
      </w:pPr>
      <w:r>
        <w:rPr>
          <w:rFonts w:hint="eastAsia"/>
        </w:rPr>
        <w:t>书写格式说明：</w:t>
      </w:r>
    </w:p>
    <w:p>
      <w:pPr>
        <w:ind w:firstLine="480" w:firstLineChars="200"/>
      </w:pPr>
      <w:r>
        <w:rPr>
          <w:rFonts w:hint="eastAsia"/>
        </w:rPr>
        <w:t>标题“附录A 附录内容名称”选用模板中的样式所定义的“附录”；或者手动设置成字体：黑体，居中，字号：小三，1.5倍行距，段后1行，段前为0行。</w:t>
      </w:r>
    </w:p>
    <w:p>
      <w:pPr>
        <w:ind w:firstLine="480" w:firstLineChars="200"/>
      </w:pPr>
      <w:r>
        <w:rPr>
          <w:rFonts w:hint="eastAsia"/>
        </w:rPr>
        <w:t>附录正文选用模板中的样式所定义的“正文”，每段落首行缩进2字；或者手动设置成每段落首行缩进2字，字体：宋体，字号：小四，行距：多倍行距 1.25，间距：段前、段后均为0行。</w:t>
      </w:r>
    </w:p>
    <w:p/>
    <w:p/>
    <w:sectPr>
      <w:headerReference r:id="rId15" w:type="default"/>
      <w:footerReference r:id="rId17" w:type="default"/>
      <w:headerReference r:id="rId16" w:type="even"/>
      <w:footerReference r:id="rId18" w:type="even"/>
      <w:pgSz w:w="11906" w:h="16838"/>
      <w:pgMar w:top="1985" w:right="1418" w:bottom="1418" w:left="1418" w:header="1418" w:footer="1134" w:gutter="0"/>
      <w:pgNumType w:start="1"/>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rPr>
        <w:rFonts w:ascii="宋体" w:hAnsi="宋体"/>
      </w:rPr>
      <w:t>-</w:t>
    </w:r>
    <w:r>
      <w:t xml:space="preserve"> </w:t>
    </w:r>
    <w:r>
      <w:fldChar w:fldCharType="begin"/>
    </w:r>
    <w:r>
      <w:instrText xml:space="preserve"> PAGE </w:instrText>
    </w:r>
    <w:r>
      <w:fldChar w:fldCharType="separate"/>
    </w:r>
    <w:r>
      <w:t>I</w:t>
    </w:r>
    <w:r>
      <w:fldChar w:fldCharType="end"/>
    </w:r>
    <w:r>
      <w:t xml:space="preserve"> </w:t>
    </w:r>
    <w:r>
      <w:rPr>
        <w:rFonts w:ascii="宋体" w:hAnsi="宋体"/>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t xml:space="preserve">- </w:t>
    </w:r>
    <w:r>
      <w:fldChar w:fldCharType="begin"/>
    </w:r>
    <w:r>
      <w:instrText xml:space="preserve"> PAGE </w:instrText>
    </w:r>
    <w:r>
      <w:fldChar w:fldCharType="separate"/>
    </w:r>
    <w:r>
      <w:t>IV</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rPr>
        <w:rStyle w:val="18"/>
      </w:rPr>
      <w:t>–</w:t>
    </w:r>
    <w:r>
      <w:fldChar w:fldCharType="begin"/>
    </w:r>
    <w:r>
      <w:rPr>
        <w:rStyle w:val="18"/>
      </w:rPr>
      <w:instrText xml:space="preserve"> PAGE </w:instrText>
    </w:r>
    <w:r>
      <w:fldChar w:fldCharType="separate"/>
    </w:r>
    <w:r>
      <w:rPr>
        <w:rStyle w:val="18"/>
      </w:rPr>
      <w:t>23</w:t>
    </w:r>
    <w:r>
      <w:fldChar w:fldCharType="end"/>
    </w:r>
    <w:r>
      <w:rPr>
        <w:rStyle w:val="1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ascii="宋体" w:hAnsi="宋体"/>
      </w:rPr>
    </w:pPr>
    <w:r>
      <w:fldChar w:fldCharType="begin"/>
    </w:r>
    <w:r>
      <w:rPr>
        <w:rStyle w:val="18"/>
      </w:rPr>
      <w:instrText xml:space="preserve"> PAGE </w:instrText>
    </w:r>
    <w:r>
      <w:fldChar w:fldCharType="separate"/>
    </w:r>
    <w:r>
      <w:rPr>
        <w:rStyle w:val="18"/>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沈阳建筑</w:t>
    </w:r>
    <w:r>
      <w:rPr>
        <w:vanish/>
        <w:highlight w:val="yellow"/>
      </w:rPr>
      <w:t>&lt;</w:t>
    </w:r>
    <w:r>
      <w:rPr>
        <w:rFonts w:hint="eastAsia"/>
        <w:vanish/>
      </w:rPr>
      <w:t>shenyangjianzhu沈阳</w:t>
    </w:r>
    <w:r>
      <w:rPr>
        <w:rFonts w:hint="eastAsia"/>
      </w:rPr>
      <w:t>大学本科毕业设计题目</w:t>
    </w:r>
    <w:r>
      <w:rPr>
        <w:vanish/>
        <w:highlight w:val="yellow"/>
      </w:rPr>
      <w:t>&gt;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沈阳建筑大学本科毕业设计题目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沈阳建筑大学毕业设计（论文）格式规范</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沈阳建筑大学本科毕业设计题目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沈阳建筑大学本科毕业设计题目</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沈阳建筑大学毕业设计（论文）格式规范</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时间的多情尾巴">
    <w15:presenceInfo w15:providerId="None" w15:userId="时间的多情尾巴"/>
  </w15:person>
  <w15:person w15:author="MicroSoft">
    <w15:presenceInfo w15:providerId="None" w15:userId="MicroSoft"/>
  </w15:person>
  <w15:person w15:author="nan hu">
    <w15:presenceInfo w15:providerId="Windows Live" w15:userId="97938fd2a5718f73"/>
  </w15:person>
  <w15:person w15:author="时间的多情尾巴 [2]">
    <w15:presenceInfo w15:providerId="WPS Office" w15:userId="29652245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attachedTemplate r:id="rId1"/>
  <w:documentProtection w:enforcement="0"/>
  <w:defaultTabStop w:val="420"/>
  <w:drawingGridHorizontalSpacing w:val="2"/>
  <w:drawingGridVerticalSpacing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mMTM3ZWUwMzVlMWNhODliNzZlODlmYTVkYjg5MmUifQ=="/>
  </w:docVars>
  <w:rsids>
    <w:rsidRoot w:val="003B6429"/>
    <w:rsid w:val="00015216"/>
    <w:rsid w:val="00022EEB"/>
    <w:rsid w:val="00023F73"/>
    <w:rsid w:val="000265A0"/>
    <w:rsid w:val="00026B0C"/>
    <w:rsid w:val="00031363"/>
    <w:rsid w:val="00031563"/>
    <w:rsid w:val="000402E7"/>
    <w:rsid w:val="00041DCE"/>
    <w:rsid w:val="00050265"/>
    <w:rsid w:val="00052596"/>
    <w:rsid w:val="00060622"/>
    <w:rsid w:val="00063C50"/>
    <w:rsid w:val="00067CA5"/>
    <w:rsid w:val="0007267C"/>
    <w:rsid w:val="0007376F"/>
    <w:rsid w:val="00076C21"/>
    <w:rsid w:val="00093572"/>
    <w:rsid w:val="000A1220"/>
    <w:rsid w:val="000A18BC"/>
    <w:rsid w:val="000A548C"/>
    <w:rsid w:val="000B0DB2"/>
    <w:rsid w:val="000B419C"/>
    <w:rsid w:val="000B7870"/>
    <w:rsid w:val="000E52D0"/>
    <w:rsid w:val="000F0F05"/>
    <w:rsid w:val="000F7A2A"/>
    <w:rsid w:val="00106A9C"/>
    <w:rsid w:val="001136EC"/>
    <w:rsid w:val="001145AD"/>
    <w:rsid w:val="001151CF"/>
    <w:rsid w:val="00115FCC"/>
    <w:rsid w:val="00122CCE"/>
    <w:rsid w:val="0012466E"/>
    <w:rsid w:val="0013060A"/>
    <w:rsid w:val="00141AC5"/>
    <w:rsid w:val="001520B6"/>
    <w:rsid w:val="00155B98"/>
    <w:rsid w:val="001614B6"/>
    <w:rsid w:val="00164779"/>
    <w:rsid w:val="00175670"/>
    <w:rsid w:val="00186172"/>
    <w:rsid w:val="00187308"/>
    <w:rsid w:val="001973E4"/>
    <w:rsid w:val="001A56D0"/>
    <w:rsid w:val="001A6DD1"/>
    <w:rsid w:val="001A753E"/>
    <w:rsid w:val="001C7552"/>
    <w:rsid w:val="001D21BE"/>
    <w:rsid w:val="001D4C91"/>
    <w:rsid w:val="001D7DEF"/>
    <w:rsid w:val="001E37FE"/>
    <w:rsid w:val="001E491F"/>
    <w:rsid w:val="001F207C"/>
    <w:rsid w:val="001F2C73"/>
    <w:rsid w:val="0020133F"/>
    <w:rsid w:val="00206D2E"/>
    <w:rsid w:val="00214606"/>
    <w:rsid w:val="0021465A"/>
    <w:rsid w:val="00220CA1"/>
    <w:rsid w:val="00222BF6"/>
    <w:rsid w:val="00226D7C"/>
    <w:rsid w:val="00237C70"/>
    <w:rsid w:val="00240133"/>
    <w:rsid w:val="0024551E"/>
    <w:rsid w:val="00251ABC"/>
    <w:rsid w:val="002528F4"/>
    <w:rsid w:val="00256337"/>
    <w:rsid w:val="00256989"/>
    <w:rsid w:val="00260DBB"/>
    <w:rsid w:val="00265D27"/>
    <w:rsid w:val="00283D01"/>
    <w:rsid w:val="00283FF0"/>
    <w:rsid w:val="00290F25"/>
    <w:rsid w:val="00297184"/>
    <w:rsid w:val="002A0209"/>
    <w:rsid w:val="002B060D"/>
    <w:rsid w:val="002B08C7"/>
    <w:rsid w:val="002B5998"/>
    <w:rsid w:val="002B7645"/>
    <w:rsid w:val="002C3278"/>
    <w:rsid w:val="002C6B6F"/>
    <w:rsid w:val="002D7BD6"/>
    <w:rsid w:val="002F4E92"/>
    <w:rsid w:val="00311753"/>
    <w:rsid w:val="00312E1C"/>
    <w:rsid w:val="00313098"/>
    <w:rsid w:val="00336DE3"/>
    <w:rsid w:val="00337E59"/>
    <w:rsid w:val="00361DBE"/>
    <w:rsid w:val="00371421"/>
    <w:rsid w:val="00371AC6"/>
    <w:rsid w:val="00372253"/>
    <w:rsid w:val="003767AC"/>
    <w:rsid w:val="00386767"/>
    <w:rsid w:val="003A222D"/>
    <w:rsid w:val="003A3E60"/>
    <w:rsid w:val="003A7A11"/>
    <w:rsid w:val="003B148A"/>
    <w:rsid w:val="003B4742"/>
    <w:rsid w:val="003B6429"/>
    <w:rsid w:val="003C1E11"/>
    <w:rsid w:val="003C3BEB"/>
    <w:rsid w:val="003C454E"/>
    <w:rsid w:val="003D2DAE"/>
    <w:rsid w:val="003E25F1"/>
    <w:rsid w:val="003E4509"/>
    <w:rsid w:val="003F1F07"/>
    <w:rsid w:val="003F3F8E"/>
    <w:rsid w:val="003F4D69"/>
    <w:rsid w:val="003F59E9"/>
    <w:rsid w:val="003F6615"/>
    <w:rsid w:val="004014FB"/>
    <w:rsid w:val="00434717"/>
    <w:rsid w:val="00435D73"/>
    <w:rsid w:val="0044097B"/>
    <w:rsid w:val="00441882"/>
    <w:rsid w:val="004421A6"/>
    <w:rsid w:val="004654F4"/>
    <w:rsid w:val="0047521F"/>
    <w:rsid w:val="00475690"/>
    <w:rsid w:val="00482B84"/>
    <w:rsid w:val="004873CE"/>
    <w:rsid w:val="004B22BB"/>
    <w:rsid w:val="004C59AC"/>
    <w:rsid w:val="004E6AF9"/>
    <w:rsid w:val="005018E9"/>
    <w:rsid w:val="00505E82"/>
    <w:rsid w:val="00516099"/>
    <w:rsid w:val="0052389A"/>
    <w:rsid w:val="00534320"/>
    <w:rsid w:val="0053613E"/>
    <w:rsid w:val="00543BC7"/>
    <w:rsid w:val="00545CB9"/>
    <w:rsid w:val="00554228"/>
    <w:rsid w:val="00555128"/>
    <w:rsid w:val="00556CFB"/>
    <w:rsid w:val="005650CE"/>
    <w:rsid w:val="00574CE2"/>
    <w:rsid w:val="00576F62"/>
    <w:rsid w:val="00586099"/>
    <w:rsid w:val="00587697"/>
    <w:rsid w:val="00592C2B"/>
    <w:rsid w:val="00592E01"/>
    <w:rsid w:val="0059687F"/>
    <w:rsid w:val="0059701F"/>
    <w:rsid w:val="005A16E1"/>
    <w:rsid w:val="005B000C"/>
    <w:rsid w:val="005C0408"/>
    <w:rsid w:val="005C5B05"/>
    <w:rsid w:val="005D7A68"/>
    <w:rsid w:val="005E0EEA"/>
    <w:rsid w:val="005E1475"/>
    <w:rsid w:val="005E598A"/>
    <w:rsid w:val="0061697C"/>
    <w:rsid w:val="0064787D"/>
    <w:rsid w:val="006566D7"/>
    <w:rsid w:val="00674E38"/>
    <w:rsid w:val="00675872"/>
    <w:rsid w:val="00676020"/>
    <w:rsid w:val="006766EE"/>
    <w:rsid w:val="006A4719"/>
    <w:rsid w:val="006B1F49"/>
    <w:rsid w:val="006C0DF1"/>
    <w:rsid w:val="006C127D"/>
    <w:rsid w:val="006D5C8D"/>
    <w:rsid w:val="006D5CD8"/>
    <w:rsid w:val="006D7AF7"/>
    <w:rsid w:val="006E0E74"/>
    <w:rsid w:val="006E48A9"/>
    <w:rsid w:val="006E4B0D"/>
    <w:rsid w:val="006E4DEB"/>
    <w:rsid w:val="006F252A"/>
    <w:rsid w:val="006F4AD3"/>
    <w:rsid w:val="0070457D"/>
    <w:rsid w:val="00705C11"/>
    <w:rsid w:val="0070748C"/>
    <w:rsid w:val="00712AE8"/>
    <w:rsid w:val="0072125A"/>
    <w:rsid w:val="0073135B"/>
    <w:rsid w:val="00734D1A"/>
    <w:rsid w:val="00751CBF"/>
    <w:rsid w:val="0076364D"/>
    <w:rsid w:val="0077264D"/>
    <w:rsid w:val="00774C66"/>
    <w:rsid w:val="007A586F"/>
    <w:rsid w:val="007A60DF"/>
    <w:rsid w:val="007B6C65"/>
    <w:rsid w:val="007C082E"/>
    <w:rsid w:val="007C18C4"/>
    <w:rsid w:val="007C1DFD"/>
    <w:rsid w:val="007C39D7"/>
    <w:rsid w:val="007D2D74"/>
    <w:rsid w:val="007E2C56"/>
    <w:rsid w:val="007F3F65"/>
    <w:rsid w:val="00801C39"/>
    <w:rsid w:val="00804147"/>
    <w:rsid w:val="008052F5"/>
    <w:rsid w:val="0081029F"/>
    <w:rsid w:val="00810EF7"/>
    <w:rsid w:val="0081501D"/>
    <w:rsid w:val="00822EA9"/>
    <w:rsid w:val="00826306"/>
    <w:rsid w:val="00846C35"/>
    <w:rsid w:val="00854369"/>
    <w:rsid w:val="0085615A"/>
    <w:rsid w:val="00857397"/>
    <w:rsid w:val="0085795F"/>
    <w:rsid w:val="00862AF2"/>
    <w:rsid w:val="0086394D"/>
    <w:rsid w:val="008675DF"/>
    <w:rsid w:val="00867A72"/>
    <w:rsid w:val="00880E1A"/>
    <w:rsid w:val="008842F4"/>
    <w:rsid w:val="008859A1"/>
    <w:rsid w:val="00891258"/>
    <w:rsid w:val="008928E2"/>
    <w:rsid w:val="0089311C"/>
    <w:rsid w:val="008A1563"/>
    <w:rsid w:val="008A6465"/>
    <w:rsid w:val="008B165B"/>
    <w:rsid w:val="008B234C"/>
    <w:rsid w:val="008C6F30"/>
    <w:rsid w:val="008D5637"/>
    <w:rsid w:val="008D59E3"/>
    <w:rsid w:val="008F0053"/>
    <w:rsid w:val="008F46CE"/>
    <w:rsid w:val="008F716C"/>
    <w:rsid w:val="009019A5"/>
    <w:rsid w:val="0091062F"/>
    <w:rsid w:val="00925D92"/>
    <w:rsid w:val="00940CB9"/>
    <w:rsid w:val="0094201A"/>
    <w:rsid w:val="00945E35"/>
    <w:rsid w:val="009475CA"/>
    <w:rsid w:val="00973E57"/>
    <w:rsid w:val="00975309"/>
    <w:rsid w:val="00981D66"/>
    <w:rsid w:val="00990EE0"/>
    <w:rsid w:val="00992CD0"/>
    <w:rsid w:val="009944F0"/>
    <w:rsid w:val="00996090"/>
    <w:rsid w:val="009A2AFD"/>
    <w:rsid w:val="009B2A04"/>
    <w:rsid w:val="009B5394"/>
    <w:rsid w:val="009B7264"/>
    <w:rsid w:val="009C0F43"/>
    <w:rsid w:val="009C626C"/>
    <w:rsid w:val="009C69B1"/>
    <w:rsid w:val="009D0627"/>
    <w:rsid w:val="009D2AFB"/>
    <w:rsid w:val="009D3F06"/>
    <w:rsid w:val="009F0048"/>
    <w:rsid w:val="009F24CB"/>
    <w:rsid w:val="009F59D1"/>
    <w:rsid w:val="00A01328"/>
    <w:rsid w:val="00A03B5C"/>
    <w:rsid w:val="00A04F5C"/>
    <w:rsid w:val="00A07BF6"/>
    <w:rsid w:val="00A14739"/>
    <w:rsid w:val="00A14F54"/>
    <w:rsid w:val="00A2495D"/>
    <w:rsid w:val="00A25D7F"/>
    <w:rsid w:val="00A309A3"/>
    <w:rsid w:val="00A36C70"/>
    <w:rsid w:val="00A4343F"/>
    <w:rsid w:val="00A5663D"/>
    <w:rsid w:val="00A56C50"/>
    <w:rsid w:val="00A5702B"/>
    <w:rsid w:val="00A717AF"/>
    <w:rsid w:val="00A77BD6"/>
    <w:rsid w:val="00A82233"/>
    <w:rsid w:val="00A92F78"/>
    <w:rsid w:val="00A9402E"/>
    <w:rsid w:val="00A97AEE"/>
    <w:rsid w:val="00AA0D1B"/>
    <w:rsid w:val="00AA5EA3"/>
    <w:rsid w:val="00AB5F15"/>
    <w:rsid w:val="00AC5230"/>
    <w:rsid w:val="00AE25A0"/>
    <w:rsid w:val="00AE3977"/>
    <w:rsid w:val="00AE3D3B"/>
    <w:rsid w:val="00AE77FA"/>
    <w:rsid w:val="00AF3203"/>
    <w:rsid w:val="00AF4358"/>
    <w:rsid w:val="00B014BE"/>
    <w:rsid w:val="00B11926"/>
    <w:rsid w:val="00B22C6D"/>
    <w:rsid w:val="00B237D7"/>
    <w:rsid w:val="00B23C11"/>
    <w:rsid w:val="00B2537D"/>
    <w:rsid w:val="00B26112"/>
    <w:rsid w:val="00B26E67"/>
    <w:rsid w:val="00B30578"/>
    <w:rsid w:val="00B419B7"/>
    <w:rsid w:val="00B51913"/>
    <w:rsid w:val="00B560E6"/>
    <w:rsid w:val="00B56743"/>
    <w:rsid w:val="00B603BF"/>
    <w:rsid w:val="00B611E1"/>
    <w:rsid w:val="00B7412E"/>
    <w:rsid w:val="00B83963"/>
    <w:rsid w:val="00B84ACE"/>
    <w:rsid w:val="00BA0138"/>
    <w:rsid w:val="00BA79AE"/>
    <w:rsid w:val="00BA7D9C"/>
    <w:rsid w:val="00BB33F2"/>
    <w:rsid w:val="00BB4580"/>
    <w:rsid w:val="00BC35AB"/>
    <w:rsid w:val="00BC7724"/>
    <w:rsid w:val="00BD5CB2"/>
    <w:rsid w:val="00BE07E5"/>
    <w:rsid w:val="00BE2AF1"/>
    <w:rsid w:val="00BE5CEA"/>
    <w:rsid w:val="00BF1E3D"/>
    <w:rsid w:val="00BF4485"/>
    <w:rsid w:val="00BF5A16"/>
    <w:rsid w:val="00BF7F95"/>
    <w:rsid w:val="00C00001"/>
    <w:rsid w:val="00C02188"/>
    <w:rsid w:val="00C03574"/>
    <w:rsid w:val="00C0671E"/>
    <w:rsid w:val="00C07B11"/>
    <w:rsid w:val="00C30607"/>
    <w:rsid w:val="00C50BF8"/>
    <w:rsid w:val="00C51D2F"/>
    <w:rsid w:val="00C55261"/>
    <w:rsid w:val="00C56224"/>
    <w:rsid w:val="00C635B1"/>
    <w:rsid w:val="00C73493"/>
    <w:rsid w:val="00C73558"/>
    <w:rsid w:val="00C76394"/>
    <w:rsid w:val="00C83709"/>
    <w:rsid w:val="00C93A54"/>
    <w:rsid w:val="00C94272"/>
    <w:rsid w:val="00CB2FE2"/>
    <w:rsid w:val="00CB340B"/>
    <w:rsid w:val="00CC0551"/>
    <w:rsid w:val="00CC6CA0"/>
    <w:rsid w:val="00CD242D"/>
    <w:rsid w:val="00CE0EB7"/>
    <w:rsid w:val="00CE4F6D"/>
    <w:rsid w:val="00CF0710"/>
    <w:rsid w:val="00CF4005"/>
    <w:rsid w:val="00CF44DF"/>
    <w:rsid w:val="00CF4E9A"/>
    <w:rsid w:val="00D20F51"/>
    <w:rsid w:val="00D247F8"/>
    <w:rsid w:val="00D30AA2"/>
    <w:rsid w:val="00D32AF7"/>
    <w:rsid w:val="00D33043"/>
    <w:rsid w:val="00D54913"/>
    <w:rsid w:val="00D64D0D"/>
    <w:rsid w:val="00D66CBC"/>
    <w:rsid w:val="00D8061E"/>
    <w:rsid w:val="00D87A67"/>
    <w:rsid w:val="00D9112F"/>
    <w:rsid w:val="00D92A7E"/>
    <w:rsid w:val="00DA79C5"/>
    <w:rsid w:val="00DB2993"/>
    <w:rsid w:val="00DB5FF9"/>
    <w:rsid w:val="00DF2A8B"/>
    <w:rsid w:val="00DF3483"/>
    <w:rsid w:val="00DF7912"/>
    <w:rsid w:val="00E0307E"/>
    <w:rsid w:val="00E056B2"/>
    <w:rsid w:val="00E11AC7"/>
    <w:rsid w:val="00E13035"/>
    <w:rsid w:val="00E13F0D"/>
    <w:rsid w:val="00E17184"/>
    <w:rsid w:val="00E46D54"/>
    <w:rsid w:val="00E5102F"/>
    <w:rsid w:val="00E630E4"/>
    <w:rsid w:val="00E85347"/>
    <w:rsid w:val="00E8634C"/>
    <w:rsid w:val="00E9045E"/>
    <w:rsid w:val="00E92A4D"/>
    <w:rsid w:val="00EA12AC"/>
    <w:rsid w:val="00EB3843"/>
    <w:rsid w:val="00EB5947"/>
    <w:rsid w:val="00EB5AED"/>
    <w:rsid w:val="00ED7F7C"/>
    <w:rsid w:val="00EE514E"/>
    <w:rsid w:val="00EE561C"/>
    <w:rsid w:val="00EE68E9"/>
    <w:rsid w:val="00EF5089"/>
    <w:rsid w:val="00EF7B9B"/>
    <w:rsid w:val="00F0770B"/>
    <w:rsid w:val="00F127E5"/>
    <w:rsid w:val="00F16F5E"/>
    <w:rsid w:val="00F17489"/>
    <w:rsid w:val="00F201E7"/>
    <w:rsid w:val="00F203D7"/>
    <w:rsid w:val="00F30B15"/>
    <w:rsid w:val="00F3576F"/>
    <w:rsid w:val="00F36134"/>
    <w:rsid w:val="00F43091"/>
    <w:rsid w:val="00F4381C"/>
    <w:rsid w:val="00F5142D"/>
    <w:rsid w:val="00F54D43"/>
    <w:rsid w:val="00F56C01"/>
    <w:rsid w:val="00F67264"/>
    <w:rsid w:val="00F803B7"/>
    <w:rsid w:val="00F870A4"/>
    <w:rsid w:val="00F90F2A"/>
    <w:rsid w:val="00FA2033"/>
    <w:rsid w:val="00FA23A9"/>
    <w:rsid w:val="00FB6408"/>
    <w:rsid w:val="00FB7376"/>
    <w:rsid w:val="00FB7F2E"/>
    <w:rsid w:val="00FC58D7"/>
    <w:rsid w:val="00FD3FD0"/>
    <w:rsid w:val="00FD51FF"/>
    <w:rsid w:val="00FD6DA6"/>
    <w:rsid w:val="00FE00BC"/>
    <w:rsid w:val="00FE4CA0"/>
    <w:rsid w:val="00FE72E4"/>
    <w:rsid w:val="00FF0147"/>
    <w:rsid w:val="012B428C"/>
    <w:rsid w:val="020016E9"/>
    <w:rsid w:val="020B07BA"/>
    <w:rsid w:val="04BC276F"/>
    <w:rsid w:val="04CE1F73"/>
    <w:rsid w:val="08DA0EE6"/>
    <w:rsid w:val="09A80FE4"/>
    <w:rsid w:val="0A590531"/>
    <w:rsid w:val="0BCD088E"/>
    <w:rsid w:val="0CD345CA"/>
    <w:rsid w:val="0DAB146A"/>
    <w:rsid w:val="0E4A266A"/>
    <w:rsid w:val="0E5D27CC"/>
    <w:rsid w:val="0F40581B"/>
    <w:rsid w:val="10030D22"/>
    <w:rsid w:val="11A65662"/>
    <w:rsid w:val="11C646FD"/>
    <w:rsid w:val="11D84431"/>
    <w:rsid w:val="14787B49"/>
    <w:rsid w:val="14D709D0"/>
    <w:rsid w:val="14F059DA"/>
    <w:rsid w:val="16AD7C3A"/>
    <w:rsid w:val="193208CA"/>
    <w:rsid w:val="19B841F8"/>
    <w:rsid w:val="19D74F80"/>
    <w:rsid w:val="1BFE2CE6"/>
    <w:rsid w:val="1C8054A9"/>
    <w:rsid w:val="1DE55F0B"/>
    <w:rsid w:val="1E1D38F7"/>
    <w:rsid w:val="205E1FA5"/>
    <w:rsid w:val="20C242E2"/>
    <w:rsid w:val="22947F00"/>
    <w:rsid w:val="24747FE9"/>
    <w:rsid w:val="25396B3D"/>
    <w:rsid w:val="26FB67A0"/>
    <w:rsid w:val="271676EA"/>
    <w:rsid w:val="273B094A"/>
    <w:rsid w:val="277606D2"/>
    <w:rsid w:val="27DF5779"/>
    <w:rsid w:val="28441A80"/>
    <w:rsid w:val="29D26027"/>
    <w:rsid w:val="29F51284"/>
    <w:rsid w:val="2B8D373E"/>
    <w:rsid w:val="2C002162"/>
    <w:rsid w:val="2D391DD0"/>
    <w:rsid w:val="2D60110A"/>
    <w:rsid w:val="2E0F053C"/>
    <w:rsid w:val="2EA30479"/>
    <w:rsid w:val="319E1308"/>
    <w:rsid w:val="31C3610C"/>
    <w:rsid w:val="31CC113C"/>
    <w:rsid w:val="32FB2EBD"/>
    <w:rsid w:val="345B6AD0"/>
    <w:rsid w:val="348A3000"/>
    <w:rsid w:val="35696FCA"/>
    <w:rsid w:val="36FD3E6E"/>
    <w:rsid w:val="375A6BCB"/>
    <w:rsid w:val="39131727"/>
    <w:rsid w:val="39142F9B"/>
    <w:rsid w:val="396226AE"/>
    <w:rsid w:val="3B464036"/>
    <w:rsid w:val="3C8207BC"/>
    <w:rsid w:val="3D3954D4"/>
    <w:rsid w:val="3D826E7B"/>
    <w:rsid w:val="3D8F2D8E"/>
    <w:rsid w:val="3D934BE4"/>
    <w:rsid w:val="3DC2196D"/>
    <w:rsid w:val="3EAE5A4E"/>
    <w:rsid w:val="3EE22EC0"/>
    <w:rsid w:val="408B6047"/>
    <w:rsid w:val="41B11ADD"/>
    <w:rsid w:val="42DA557B"/>
    <w:rsid w:val="42F223AD"/>
    <w:rsid w:val="43E75C8A"/>
    <w:rsid w:val="4464552C"/>
    <w:rsid w:val="45C92E41"/>
    <w:rsid w:val="45F74A55"/>
    <w:rsid w:val="460E39A2"/>
    <w:rsid w:val="483B2A48"/>
    <w:rsid w:val="4A58168F"/>
    <w:rsid w:val="4B0709C0"/>
    <w:rsid w:val="4B2C48CA"/>
    <w:rsid w:val="4B726781"/>
    <w:rsid w:val="4C2F01CE"/>
    <w:rsid w:val="4CE865CF"/>
    <w:rsid w:val="4DC1638E"/>
    <w:rsid w:val="4EA84268"/>
    <w:rsid w:val="4F5543EF"/>
    <w:rsid w:val="4F960564"/>
    <w:rsid w:val="4F9B413C"/>
    <w:rsid w:val="4F9C201E"/>
    <w:rsid w:val="509465B4"/>
    <w:rsid w:val="536A2433"/>
    <w:rsid w:val="54A825DD"/>
    <w:rsid w:val="552858C1"/>
    <w:rsid w:val="560460FE"/>
    <w:rsid w:val="569752EE"/>
    <w:rsid w:val="5A15485D"/>
    <w:rsid w:val="5ABA3CA0"/>
    <w:rsid w:val="5B0F1E68"/>
    <w:rsid w:val="5BCD197A"/>
    <w:rsid w:val="5D0B07E3"/>
    <w:rsid w:val="5D2E44D2"/>
    <w:rsid w:val="61DC274E"/>
    <w:rsid w:val="647C3D75"/>
    <w:rsid w:val="668A09CB"/>
    <w:rsid w:val="66BE3FA5"/>
    <w:rsid w:val="66CD2666"/>
    <w:rsid w:val="68902F0B"/>
    <w:rsid w:val="68C53F3C"/>
    <w:rsid w:val="6974326C"/>
    <w:rsid w:val="6AD77F57"/>
    <w:rsid w:val="6B961BC0"/>
    <w:rsid w:val="6C1F1BB5"/>
    <w:rsid w:val="6C6128F6"/>
    <w:rsid w:val="6CF0605D"/>
    <w:rsid w:val="703D085C"/>
    <w:rsid w:val="70D3639D"/>
    <w:rsid w:val="70E60EF4"/>
    <w:rsid w:val="71A16BC9"/>
    <w:rsid w:val="71AF7537"/>
    <w:rsid w:val="71BB4E51"/>
    <w:rsid w:val="72712A3F"/>
    <w:rsid w:val="7298621E"/>
    <w:rsid w:val="72D07765"/>
    <w:rsid w:val="74161AF0"/>
    <w:rsid w:val="751853F4"/>
    <w:rsid w:val="763C0E2B"/>
    <w:rsid w:val="76B72368"/>
    <w:rsid w:val="77901BB9"/>
    <w:rsid w:val="78D6184E"/>
    <w:rsid w:val="79D12015"/>
    <w:rsid w:val="7C1D1542"/>
    <w:rsid w:val="7D4D7672"/>
    <w:rsid w:val="7D782ED3"/>
    <w:rsid w:val="7DC720AD"/>
    <w:rsid w:val="7ECA59B1"/>
    <w:rsid w:val="7F5D499F"/>
    <w:rsid w:val="7FA5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link w:val="34"/>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Lines="50" w:line="360" w:lineRule="auto"/>
      <w:outlineLvl w:val="1"/>
    </w:pPr>
    <w:rPr>
      <w:rFonts w:ascii="黑体" w:eastAsia="黑体"/>
      <w:bCs/>
      <w:sz w:val="28"/>
      <w:szCs w:val="28"/>
    </w:rPr>
  </w:style>
  <w:style w:type="paragraph" w:styleId="4">
    <w:name w:val="heading 3"/>
    <w:basedOn w:val="1"/>
    <w:next w:val="1"/>
    <w:qFormat/>
    <w:uiPriority w:val="0"/>
    <w:pPr>
      <w:keepNext/>
      <w:keepLines/>
      <w:spacing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widowControl w:val="0"/>
      <w:tabs>
        <w:tab w:val="clear" w:pos="377"/>
      </w:tabs>
      <w:spacing w:line="240" w:lineRule="auto"/>
      <w:ind w:left="2520" w:leftChars="1200"/>
    </w:pPr>
    <w:rPr>
      <w:kern w:val="2"/>
      <w:sz w:val="21"/>
    </w:rPr>
  </w:style>
  <w:style w:type="paragraph" w:styleId="7">
    <w:name w:val="annotation text"/>
    <w:basedOn w:val="1"/>
    <w:qFormat/>
    <w:uiPriority w:val="0"/>
    <w:pPr>
      <w:jc w:val="left"/>
    </w:pPr>
  </w:style>
  <w:style w:type="paragraph" w:styleId="8">
    <w:name w:val="toc 3"/>
    <w:basedOn w:val="1"/>
    <w:next w:val="1"/>
    <w:qFormat/>
    <w:uiPriority w:val="39"/>
    <w:pPr>
      <w:tabs>
        <w:tab w:val="clear" w:pos="377"/>
      </w:tabs>
      <w:ind w:left="840" w:leftChars="400"/>
    </w:pPr>
  </w:style>
  <w:style w:type="paragraph" w:styleId="9">
    <w:name w:val="Balloon Text"/>
    <w:basedOn w:val="1"/>
    <w:semiHidden/>
    <w:qFormat/>
    <w:uiPriority w:val="0"/>
    <w:rPr>
      <w:sz w:val="18"/>
      <w:szCs w:val="18"/>
    </w:rPr>
  </w:style>
  <w:style w:type="paragraph" w:styleId="10">
    <w:name w:val="footer"/>
    <w:basedOn w:val="1"/>
    <w:qFormat/>
    <w:uiPriority w:val="0"/>
    <w:pPr>
      <w:tabs>
        <w:tab w:val="center" w:pos="4153"/>
        <w:tab w:val="right" w:pos="8306"/>
        <w:tab w:val="clear" w:pos="377"/>
      </w:tabs>
      <w:spacing w:before="600" w:line="180" w:lineRule="atLeast"/>
      <w:jc w:val="left"/>
    </w:pPr>
    <w:rPr>
      <w:sz w:val="18"/>
      <w:szCs w:val="18"/>
    </w:rPr>
  </w:style>
  <w:style w:type="paragraph" w:styleId="11">
    <w:name w:val="header"/>
    <w:basedOn w:val="1"/>
    <w:link w:val="23"/>
    <w:qFormat/>
    <w:uiPriority w:val="99"/>
    <w:pPr>
      <w:keepLines/>
      <w:pBdr>
        <w:bottom w:val="single" w:color="auto" w:sz="6" w:space="1"/>
      </w:pBdr>
      <w:tabs>
        <w:tab w:val="center" w:pos="4153"/>
        <w:tab w:val="right" w:pos="8306"/>
        <w:tab w:val="clear" w:pos="377"/>
      </w:tabs>
      <w:snapToGrid w:val="0"/>
      <w:spacing w:after="600" w:line="180" w:lineRule="atLeast"/>
      <w:jc w:val="center"/>
    </w:pPr>
    <w:rPr>
      <w:spacing w:val="-5"/>
      <w:sz w:val="21"/>
      <w:szCs w:val="21"/>
    </w:rPr>
  </w:style>
  <w:style w:type="paragraph" w:styleId="12">
    <w:name w:val="toc 1"/>
    <w:basedOn w:val="1"/>
    <w:next w:val="1"/>
    <w:qFormat/>
    <w:uiPriority w:val="39"/>
    <w:pPr>
      <w:tabs>
        <w:tab w:val="clear" w:pos="377"/>
      </w:tabs>
    </w:pPr>
  </w:style>
  <w:style w:type="paragraph" w:styleId="13">
    <w:name w:val="toc 6"/>
    <w:basedOn w:val="1"/>
    <w:next w:val="1"/>
    <w:semiHidden/>
    <w:qFormat/>
    <w:uiPriority w:val="0"/>
    <w:pPr>
      <w:widowControl w:val="0"/>
      <w:tabs>
        <w:tab w:val="clear" w:pos="377"/>
      </w:tabs>
      <w:spacing w:line="240" w:lineRule="auto"/>
      <w:ind w:left="2100" w:leftChars="1000"/>
    </w:pPr>
    <w:rPr>
      <w:kern w:val="2"/>
      <w:sz w:val="21"/>
    </w:rPr>
  </w:style>
  <w:style w:type="paragraph" w:styleId="14">
    <w:name w:val="toc 2"/>
    <w:basedOn w:val="1"/>
    <w:next w:val="1"/>
    <w:qFormat/>
    <w:uiPriority w:val="39"/>
    <w:pPr>
      <w:tabs>
        <w:tab w:val="clear" w:pos="377"/>
      </w:tabs>
      <w:ind w:left="420" w:leftChars="200"/>
    </w:pPr>
  </w:style>
  <w:style w:type="table" w:styleId="16">
    <w:name w:val="Table Grid"/>
    <w:basedOn w:val="15"/>
    <w:qFormat/>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page number"/>
    <w:basedOn w:val="17"/>
    <w:qFormat/>
    <w:uiPriority w:val="0"/>
  </w:style>
  <w:style w:type="character" w:styleId="19">
    <w:name w:val="Hyperlink"/>
    <w:qFormat/>
    <w:uiPriority w:val="99"/>
    <w:rPr>
      <w:color w:val="0000FF"/>
      <w:u w:val="single"/>
    </w:rPr>
  </w:style>
  <w:style w:type="character" w:customStyle="1" w:styleId="20">
    <w:name w:val="图名中文 Char"/>
    <w:link w:val="21"/>
    <w:qFormat/>
    <w:uiPriority w:val="0"/>
    <w:rPr>
      <w:rFonts w:ascii="宋体" w:hAnsi="宋体" w:eastAsia="宋体"/>
      <w:sz w:val="21"/>
      <w:szCs w:val="21"/>
      <w:lang w:val="en-US" w:eastAsia="en-US" w:bidi="en-US"/>
    </w:rPr>
  </w:style>
  <w:style w:type="paragraph" w:customStyle="1" w:styleId="21">
    <w:name w:val="图名中文"/>
    <w:basedOn w:val="1"/>
    <w:link w:val="20"/>
    <w:qFormat/>
    <w:uiPriority w:val="0"/>
    <w:pPr>
      <w:tabs>
        <w:tab w:val="clear" w:pos="377"/>
      </w:tabs>
      <w:snapToGrid w:val="0"/>
      <w:ind w:firstLine="480" w:firstLineChars="200"/>
      <w:jc w:val="center"/>
    </w:pPr>
    <w:rPr>
      <w:rFonts w:ascii="宋体" w:hAnsi="宋体"/>
      <w:sz w:val="21"/>
      <w:szCs w:val="21"/>
      <w:lang w:eastAsia="en-US" w:bidi="en-US"/>
    </w:rPr>
  </w:style>
  <w:style w:type="character" w:customStyle="1" w:styleId="22">
    <w:name w:val="关键词题头 Char"/>
    <w:qFormat/>
    <w:uiPriority w:val="0"/>
    <w:rPr>
      <w:rFonts w:ascii="黑体" w:eastAsia="黑体"/>
      <w:sz w:val="24"/>
      <w:szCs w:val="24"/>
      <w:lang w:bidi="en-US"/>
    </w:rPr>
  </w:style>
  <w:style w:type="character" w:customStyle="1" w:styleId="23">
    <w:name w:val="页眉 Char"/>
    <w:link w:val="11"/>
    <w:qFormat/>
    <w:uiPriority w:val="99"/>
    <w:rPr>
      <w:spacing w:val="-5"/>
      <w:sz w:val="21"/>
      <w:szCs w:val="21"/>
    </w:rPr>
  </w:style>
  <w:style w:type="character" w:customStyle="1" w:styleId="24">
    <w:name w:val="关键词 Char"/>
    <w:qFormat/>
    <w:uiPriority w:val="0"/>
    <w:rPr>
      <w:rFonts w:ascii="仿宋_GB2312" w:eastAsia="仿宋_GB2312"/>
      <w:sz w:val="24"/>
      <w:szCs w:val="24"/>
      <w:lang w:bidi="en-US"/>
    </w:rPr>
  </w:style>
  <w:style w:type="character" w:customStyle="1" w:styleId="25">
    <w:name w:val="参考文献正文 Char"/>
    <w:link w:val="26"/>
    <w:qFormat/>
    <w:uiPriority w:val="0"/>
    <w:rPr>
      <w:rFonts w:ascii="宋体" w:hAnsi="宋体" w:eastAsia="宋体"/>
      <w:sz w:val="21"/>
      <w:szCs w:val="21"/>
      <w:lang w:val="en-US" w:eastAsia="zh-CN" w:bidi="en-US"/>
    </w:rPr>
  </w:style>
  <w:style w:type="paragraph" w:customStyle="1" w:styleId="26">
    <w:name w:val="参考文献正文"/>
    <w:basedOn w:val="1"/>
    <w:link w:val="25"/>
    <w:qFormat/>
    <w:uiPriority w:val="0"/>
    <w:pPr>
      <w:tabs>
        <w:tab w:val="clear" w:pos="377"/>
      </w:tabs>
      <w:snapToGrid w:val="0"/>
      <w:ind w:firstLine="480" w:firstLineChars="200"/>
      <w:jc w:val="left"/>
    </w:pPr>
    <w:rPr>
      <w:rFonts w:ascii="宋体" w:hAnsi="宋体"/>
      <w:sz w:val="21"/>
      <w:szCs w:val="21"/>
      <w:lang w:bidi="en-US"/>
    </w:rPr>
  </w:style>
  <w:style w:type="character" w:customStyle="1" w:styleId="27">
    <w:name w:val="图名英文 Char"/>
    <w:link w:val="28"/>
    <w:qFormat/>
    <w:uiPriority w:val="0"/>
    <w:rPr>
      <w:rFonts w:eastAsia="宋体"/>
      <w:sz w:val="21"/>
      <w:szCs w:val="21"/>
      <w:lang w:val="en-US" w:eastAsia="en-US" w:bidi="en-US"/>
    </w:rPr>
  </w:style>
  <w:style w:type="paragraph" w:customStyle="1" w:styleId="28">
    <w:name w:val="图名英文"/>
    <w:basedOn w:val="1"/>
    <w:link w:val="27"/>
    <w:qFormat/>
    <w:uiPriority w:val="0"/>
    <w:pPr>
      <w:tabs>
        <w:tab w:val="clear" w:pos="377"/>
      </w:tabs>
      <w:snapToGrid w:val="0"/>
      <w:ind w:firstLine="480" w:firstLineChars="200"/>
      <w:jc w:val="center"/>
    </w:pPr>
    <w:rPr>
      <w:sz w:val="21"/>
      <w:szCs w:val="21"/>
      <w:lang w:eastAsia="en-US" w:bidi="en-US"/>
    </w:rPr>
  </w:style>
  <w:style w:type="character" w:customStyle="1" w:styleId="29">
    <w:name w:val="正文1 Char"/>
    <w:link w:val="30"/>
    <w:qFormat/>
    <w:uiPriority w:val="0"/>
    <w:rPr>
      <w:rFonts w:eastAsia="宋体"/>
      <w:sz w:val="24"/>
      <w:lang w:val="en-US" w:eastAsia="en-US" w:bidi="en-US"/>
    </w:rPr>
  </w:style>
  <w:style w:type="paragraph" w:customStyle="1" w:styleId="30">
    <w:name w:val="正文1"/>
    <w:basedOn w:val="1"/>
    <w:link w:val="29"/>
    <w:qFormat/>
    <w:uiPriority w:val="0"/>
    <w:pPr>
      <w:tabs>
        <w:tab w:val="clear" w:pos="377"/>
      </w:tabs>
      <w:snapToGrid w:val="0"/>
      <w:ind w:firstLine="480" w:firstLineChars="200"/>
      <w:jc w:val="left"/>
    </w:pPr>
    <w:rPr>
      <w:szCs w:val="20"/>
      <w:lang w:eastAsia="en-US" w:bidi="en-US"/>
    </w:rPr>
  </w:style>
  <w:style w:type="character" w:customStyle="1" w:styleId="31">
    <w:name w:val="英文关键词 Char"/>
    <w:qFormat/>
    <w:uiPriority w:val="0"/>
    <w:rPr>
      <w:rFonts w:ascii="Calibri" w:hAnsi="Calibri" w:eastAsia="宋体"/>
      <w:sz w:val="24"/>
      <w:szCs w:val="24"/>
      <w:lang w:eastAsia="en-US" w:bidi="en-US"/>
    </w:rPr>
  </w:style>
  <w:style w:type="paragraph" w:customStyle="1" w:styleId="32">
    <w:name w:val="样式 参考文献标题 + 段后: 1 行"/>
    <w:basedOn w:val="1"/>
    <w:link w:val="35"/>
    <w:qFormat/>
    <w:uiPriority w:val="0"/>
    <w:pPr>
      <w:keepNext/>
      <w:tabs>
        <w:tab w:val="clear" w:pos="377"/>
      </w:tabs>
      <w:snapToGrid w:val="0"/>
      <w:spacing w:afterLines="100" w:line="360" w:lineRule="auto"/>
      <w:jc w:val="center"/>
      <w:outlineLvl w:val="0"/>
    </w:pPr>
    <w:rPr>
      <w:rFonts w:ascii="Cambria" w:hAnsi="Cambria" w:eastAsia="黑体" w:cs="宋体"/>
      <w:kern w:val="32"/>
      <w:sz w:val="30"/>
      <w:szCs w:val="20"/>
      <w:lang w:bidi="en-US"/>
    </w:rPr>
  </w:style>
  <w:style w:type="paragraph" w:customStyle="1" w:styleId="33">
    <w:name w:val="样式 标题 1 + 段后: 1 行"/>
    <w:basedOn w:val="2"/>
    <w:qFormat/>
    <w:uiPriority w:val="0"/>
    <w:pPr>
      <w:keepLines w:val="0"/>
      <w:tabs>
        <w:tab w:val="clear" w:pos="377"/>
      </w:tabs>
      <w:snapToGrid w:val="0"/>
      <w:spacing w:afterLines="100"/>
      <w:jc w:val="left"/>
    </w:pPr>
    <w:rPr>
      <w:rFonts w:ascii="Cambria" w:hAnsi="Cambria" w:cs="宋体"/>
      <w:bCs w:val="0"/>
      <w:kern w:val="32"/>
      <w:szCs w:val="20"/>
      <w:lang w:bidi="en-US"/>
    </w:rPr>
  </w:style>
  <w:style w:type="character" w:customStyle="1" w:styleId="34">
    <w:name w:val="标题 1 Char"/>
    <w:link w:val="2"/>
    <w:qFormat/>
    <w:uiPriority w:val="0"/>
    <w:rPr>
      <w:rFonts w:ascii="黑体" w:eastAsia="黑体"/>
      <w:bCs/>
      <w:kern w:val="44"/>
      <w:sz w:val="30"/>
      <w:szCs w:val="30"/>
    </w:rPr>
  </w:style>
  <w:style w:type="character" w:customStyle="1" w:styleId="35">
    <w:name w:val="样式 参考文献标题 + 段后: 1 行 Char"/>
    <w:link w:val="32"/>
    <w:qFormat/>
    <w:uiPriority w:val="0"/>
    <w:rPr>
      <w:rFonts w:ascii="Cambria" w:hAnsi="Cambria" w:eastAsia="黑体" w:cs="宋体"/>
      <w:kern w:val="32"/>
      <w:sz w:val="30"/>
      <w:szCs w:val="20"/>
      <w:lang w:bidi="en-US"/>
    </w:rPr>
  </w:style>
  <w:style w:type="paragraph" w:customStyle="1" w:styleId="36">
    <w:name w:val="TOC 标题1"/>
    <w:basedOn w:val="2"/>
    <w:next w:val="1"/>
    <w:unhideWhenUsed/>
    <w:qFormat/>
    <w:uiPriority w:val="39"/>
    <w:pPr>
      <w:tabs>
        <w:tab w:val="clear" w:pos="377"/>
      </w:tabs>
      <w:spacing w:before="240" w:after="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37">
    <w:name w:val="修订1"/>
    <w:hidden/>
    <w:unhideWhenUsed/>
    <w:qFormat/>
    <w:uiPriority w:val="99"/>
    <w:rPr>
      <w:rFonts w:ascii="Times New Roman" w:hAnsi="Times New Roman" w:eastAsia="宋体" w:cs="Times New Roman"/>
      <w:sz w:val="24"/>
      <w:szCs w:val="24"/>
      <w:lang w:val="en-US" w:eastAsia="zh-CN" w:bidi="ar-SA"/>
    </w:rPr>
  </w:style>
  <w:style w:type="paragraph" w:customStyle="1" w:styleId="38">
    <w:name w:val="Revision"/>
    <w:hidden/>
    <w:unhideWhenUsed/>
    <w:qFormat/>
    <w:uiPriority w:val="99"/>
    <w:rPr>
      <w:rFonts w:ascii="Times New Roman" w:hAnsi="Times New Roman" w:eastAsia="宋体"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image" Target="media/image3.wmf"/><Relationship Id="rId22" Type="http://schemas.openxmlformats.org/officeDocument/2006/relationships/oleObject" Target="embeddings/oleObject1.bin"/><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A9686-2730-4C78-BB00-6E2EBF4C70AD}">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Template>
  <Company>MicroSoft</Company>
  <Pages>31</Pages>
  <Words>2831</Words>
  <Characters>16140</Characters>
  <Lines>134</Lines>
  <Paragraphs>37</Paragraphs>
  <TotalTime>17</TotalTime>
  <ScaleCrop>false</ScaleCrop>
  <LinksUpToDate>false</LinksUpToDate>
  <CharactersWithSpaces>18934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2023-12-04T09:32:00Z</dcterms:created>
  <dc:creator>tomtree</dc:creator>
  <cp:lastModifiedBy>时间的多情尾巴</cp:lastModifiedBy>
  <cp:lastPrinted>2015-12-07T08:42:00Z</cp:lastPrinted>
  <dcterms:modified xsi:type="dcterms:W3CDTF">2023-12-05T02:22:27Z</dcterms:modified>
  <dc:subject>模板</dc:subject>
  <dc:title>沈阳建筑大学本科毕业设计（论文）模板</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2052-12.1.0.15712</vt:lpwstr>
  </property>
  <property fmtid="{D5CDD505-2E9C-101B-9397-08002B2CF9AE}" pid="4" name="ICV">
    <vt:lpwstr>75D8DC40FECC4B598CCC7B30561FF063</vt:lpwstr>
  </property>
</Properties>
</file>